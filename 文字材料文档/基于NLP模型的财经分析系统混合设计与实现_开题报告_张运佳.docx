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A1CE1" w14:textId="0A6DD683" w:rsidR="00EB4918" w:rsidRDefault="00AC43D7" w:rsidP="00AC43D7">
      <w:pPr>
        <w:jc w:val="center"/>
        <w:rPr>
          <w:rFonts w:hint="eastAsia"/>
          <w:b/>
          <w:bCs/>
          <w:sz w:val="44"/>
          <w:szCs w:val="44"/>
        </w:rPr>
      </w:pPr>
      <w:r w:rsidRPr="00AC43D7">
        <w:rPr>
          <w:rFonts w:hint="eastAsia"/>
          <w:b/>
          <w:bCs/>
          <w:sz w:val="44"/>
          <w:szCs w:val="44"/>
        </w:rPr>
        <w:t>基于NLP模型的财经分析系统混合设计与实现开题报告</w:t>
      </w:r>
    </w:p>
    <w:p w14:paraId="4978A12A" w14:textId="77777777" w:rsidR="00AC43D7" w:rsidRDefault="00AC43D7" w:rsidP="00AC43D7">
      <w:pPr>
        <w:jc w:val="center"/>
        <w:rPr>
          <w:rFonts w:hint="eastAsia"/>
          <w:b/>
          <w:bCs/>
          <w:sz w:val="44"/>
          <w:szCs w:val="44"/>
        </w:rPr>
      </w:pPr>
    </w:p>
    <w:p w14:paraId="28D3CB33" w14:textId="77777777" w:rsidR="00AC43D7" w:rsidRDefault="00AC43D7" w:rsidP="00AC43D7">
      <w:pPr>
        <w:jc w:val="center"/>
        <w:rPr>
          <w:rFonts w:hint="eastAsia"/>
          <w:b/>
          <w:bCs/>
          <w:sz w:val="44"/>
          <w:szCs w:val="44"/>
        </w:rPr>
      </w:pPr>
    </w:p>
    <w:p w14:paraId="4F864527" w14:textId="77777777" w:rsidR="00AC43D7" w:rsidRPr="00AC43D7" w:rsidRDefault="00AC43D7" w:rsidP="00AC43D7">
      <w:pPr>
        <w:jc w:val="left"/>
        <w:rPr>
          <w:rFonts w:hint="eastAsia"/>
          <w:szCs w:val="21"/>
        </w:rPr>
      </w:pPr>
    </w:p>
    <w:p w14:paraId="6D17D271" w14:textId="72D1001B" w:rsidR="00AC43D7" w:rsidRPr="00AC43D7" w:rsidRDefault="00AC43D7" w:rsidP="00AC43D7">
      <w:pPr>
        <w:jc w:val="left"/>
        <w:rPr>
          <w:rFonts w:hint="eastAsia"/>
          <w:b/>
          <w:bCs/>
          <w:sz w:val="30"/>
          <w:szCs w:val="30"/>
        </w:rPr>
      </w:pPr>
      <w:r w:rsidRPr="00AC43D7">
        <w:rPr>
          <w:rFonts w:hint="eastAsia"/>
          <w:b/>
          <w:bCs/>
          <w:sz w:val="30"/>
          <w:szCs w:val="30"/>
        </w:rPr>
        <w:t>一、</w:t>
      </w:r>
      <w:r w:rsidRPr="00AC43D7">
        <w:rPr>
          <w:b/>
          <w:bCs/>
          <w:sz w:val="30"/>
          <w:szCs w:val="30"/>
        </w:rPr>
        <w:t xml:space="preserve"> 选题背景及研究意义</w:t>
      </w:r>
    </w:p>
    <w:p w14:paraId="45F11AC2" w14:textId="77777777" w:rsidR="00AC43D7" w:rsidRPr="00AC43D7" w:rsidRDefault="00AC43D7" w:rsidP="00AC43D7">
      <w:pPr>
        <w:jc w:val="left"/>
        <w:rPr>
          <w:rFonts w:hint="eastAsia"/>
          <w:szCs w:val="21"/>
        </w:rPr>
      </w:pPr>
    </w:p>
    <w:p w14:paraId="4D9C58EC" w14:textId="56F87793" w:rsidR="00AC43D7" w:rsidRPr="00AC43D7" w:rsidDel="00C073E4" w:rsidRDefault="00AC43D7" w:rsidP="00AC43D7">
      <w:pPr>
        <w:jc w:val="left"/>
        <w:rPr>
          <w:del w:id="0" w:author="运佳 张" w:date="2025-12-24T11:45:00Z" w16du:dateUtc="2025-12-24T03:45:00Z"/>
          <w:rFonts w:hint="eastAsia"/>
          <w:b/>
          <w:bCs/>
          <w:sz w:val="28"/>
          <w:szCs w:val="28"/>
        </w:rPr>
      </w:pPr>
      <w:r w:rsidRPr="00AC43D7">
        <w:rPr>
          <w:b/>
          <w:bCs/>
          <w:sz w:val="28"/>
          <w:szCs w:val="28"/>
        </w:rPr>
        <w:t>1.1 选题背景</w:t>
      </w:r>
    </w:p>
    <w:p w14:paraId="020C246A" w14:textId="77777777" w:rsidR="00AC43D7" w:rsidRPr="00AC43D7" w:rsidDel="00C073E4" w:rsidRDefault="00AC43D7" w:rsidP="00AC43D7">
      <w:pPr>
        <w:jc w:val="left"/>
        <w:rPr>
          <w:del w:id="1" w:author="运佳 张" w:date="2025-12-24T11:45:00Z" w16du:dateUtc="2025-12-24T03:45:00Z"/>
          <w:rFonts w:hint="eastAsia"/>
          <w:szCs w:val="21"/>
        </w:rPr>
      </w:pPr>
    </w:p>
    <w:p w14:paraId="68ED876C" w14:textId="77777777" w:rsidR="00C073E4" w:rsidRDefault="00C073E4" w:rsidP="00C54B9A">
      <w:pPr>
        <w:spacing w:line="360" w:lineRule="auto"/>
        <w:jc w:val="left"/>
        <w:rPr>
          <w:ins w:id="2" w:author="运佳 张" w:date="2025-12-24T11:45:00Z" w16du:dateUtc="2025-12-24T03:45:00Z"/>
          <w:rFonts w:ascii="宋体" w:eastAsia="宋体" w:hAnsi="宋体" w:hint="eastAsia"/>
          <w:sz w:val="24"/>
          <w:szCs w:val="24"/>
        </w:rPr>
      </w:pPr>
    </w:p>
    <w:p w14:paraId="1D89B7A6" w14:textId="18AABBA6" w:rsidR="00C54B9A" w:rsidRPr="00C54B9A" w:rsidRDefault="00C54B9A">
      <w:pPr>
        <w:spacing w:line="360" w:lineRule="auto"/>
        <w:ind w:firstLine="420"/>
        <w:jc w:val="left"/>
        <w:rPr>
          <w:ins w:id="3" w:author="运佳 张" w:date="2025-12-24T10:47:00Z"/>
          <w:rFonts w:ascii="宋体" w:eastAsia="宋体" w:hAnsi="宋体" w:hint="eastAsia"/>
          <w:sz w:val="24"/>
          <w:szCs w:val="24"/>
        </w:rPr>
        <w:pPrChange w:id="4" w:author="运佳 张" w:date="2025-12-24T11:45:00Z" w16du:dateUtc="2025-12-24T03:45:00Z">
          <w:pPr>
            <w:spacing w:line="360" w:lineRule="auto"/>
            <w:jc w:val="left"/>
          </w:pPr>
        </w:pPrChange>
      </w:pPr>
      <w:ins w:id="5" w:author="运佳 张" w:date="2025-12-24T10:47:00Z">
        <w:r w:rsidRPr="00C54B9A">
          <w:rPr>
            <w:rFonts w:ascii="宋体" w:eastAsia="宋体" w:hAnsi="宋体"/>
            <w:sz w:val="24"/>
            <w:szCs w:val="24"/>
          </w:rPr>
          <w:t>在当前全球金融市场数字化转型的宏观背景下，投资者面临着前所未有的“信息过载”与“信息碎片化”挑战。金融决策日益依赖于对非结构化数据的深度挖掘，其中既包含秒级更新的短文本快讯，如</w:t>
        </w:r>
        <w:commentRangeStart w:id="6"/>
        <w:r w:rsidRPr="00C54B9A">
          <w:rPr>
            <w:rFonts w:ascii="宋体" w:eastAsia="宋体" w:hAnsi="宋体"/>
            <w:sz w:val="24"/>
            <w:szCs w:val="24"/>
          </w:rPr>
          <w:t>“金十数据”[1]</w:t>
        </w:r>
      </w:ins>
      <w:commentRangeEnd w:id="6"/>
      <w:ins w:id="7" w:author="运佳 张" w:date="2025-12-24T10:52:00Z" w16du:dateUtc="2025-12-24T02:52:00Z">
        <w:r>
          <w:rPr>
            <w:rStyle w:val="ae"/>
          </w:rPr>
          <w:commentReference w:id="6"/>
        </w:r>
      </w:ins>
      <w:ins w:id="8" w:author="运佳 张" w:date="2025-12-24T10:47:00Z">
        <w:r w:rsidRPr="00C54B9A">
          <w:rPr>
            <w:rFonts w:ascii="宋体" w:eastAsia="宋体" w:hAnsi="宋体"/>
            <w:sz w:val="24"/>
            <w:szCs w:val="24"/>
          </w:rPr>
          <w:t>、“财联社”提供的市场实时动向，也包含篇幅巨大、逻辑复杂的上市公司季度及年度财务报告。</w:t>
        </w:r>
        <w:commentRangeStart w:id="9"/>
        <w:r w:rsidRPr="00C54B9A">
          <w:rPr>
            <w:rFonts w:ascii="宋体" w:eastAsia="宋体" w:hAnsi="宋体"/>
            <w:sz w:val="24"/>
            <w:szCs w:val="24"/>
          </w:rPr>
          <w:t>现有的财经分析手段主要存在两大局限性：</w:t>
        </w:r>
      </w:ins>
      <w:commentRangeEnd w:id="9"/>
      <w:ins w:id="10" w:author="运佳 张" w:date="2025-12-24T10:48:00Z" w16du:dateUtc="2025-12-24T02:48:00Z">
        <w:r>
          <w:rPr>
            <w:rStyle w:val="ae"/>
          </w:rPr>
          <w:commentReference w:id="9"/>
        </w:r>
      </w:ins>
      <w:commentRangeStart w:id="11"/>
      <w:ins w:id="12" w:author="运佳 张" w:date="2025-12-24T10:47:00Z">
        <w:r w:rsidRPr="00C54B9A">
          <w:rPr>
            <w:rFonts w:ascii="宋体" w:eastAsia="宋体" w:hAnsi="宋体"/>
            <w:sz w:val="24"/>
            <w:szCs w:val="24"/>
          </w:rPr>
          <w:t>一是处理手段单一，传统方法往往侧重于技术指标分析，缺乏对非结构化文本的智能化解读；二是模型适用性存在显著的“跨尺度”局限。单一的NLP模型在处理跨尺度金融文本时表现不佳，例如，擅长短文本情感分类的模型（如基础BERT）在面对动辄上百页的</w:t>
        </w:r>
        <w:proofErr w:type="gramStart"/>
        <w:r w:rsidRPr="00C54B9A">
          <w:rPr>
            <w:rFonts w:ascii="宋体" w:eastAsia="宋体" w:hAnsi="宋体"/>
            <w:sz w:val="24"/>
            <w:szCs w:val="24"/>
          </w:rPr>
          <w:t>财报长</w:t>
        </w:r>
        <w:proofErr w:type="gramEnd"/>
        <w:r w:rsidRPr="00C54B9A">
          <w:rPr>
            <w:rFonts w:ascii="宋体" w:eastAsia="宋体" w:hAnsi="宋体"/>
            <w:sz w:val="24"/>
            <w:szCs w:val="24"/>
          </w:rPr>
          <w:t>文档时，往往</w:t>
        </w:r>
        <w:proofErr w:type="gramStart"/>
        <w:r w:rsidRPr="00C54B9A">
          <w:rPr>
            <w:rFonts w:ascii="宋体" w:eastAsia="宋体" w:hAnsi="宋体"/>
            <w:sz w:val="24"/>
            <w:szCs w:val="24"/>
          </w:rPr>
          <w:t>因显存限制</w:t>
        </w:r>
        <w:proofErr w:type="gramEnd"/>
        <w:r w:rsidRPr="00C54B9A">
          <w:rPr>
            <w:rFonts w:ascii="宋体" w:eastAsia="宋体" w:hAnsi="宋体"/>
            <w:sz w:val="24"/>
            <w:szCs w:val="24"/>
          </w:rPr>
          <w:t>或上下文窗口过短而无法进行有效推理；而具备强生成能力的通用大模型在处理高频快讯时，又容易产生“幻觉”或因推理延迟过高而丧失时效性。</w:t>
        </w:r>
      </w:ins>
      <w:commentRangeEnd w:id="11"/>
      <w:ins w:id="13" w:author="运佳 张" w:date="2025-12-24T10:54:00Z" w16du:dateUtc="2025-12-24T02:54:00Z">
        <w:r>
          <w:rPr>
            <w:rStyle w:val="ae"/>
          </w:rPr>
          <w:commentReference w:id="11"/>
        </w:r>
      </w:ins>
      <w:ins w:id="14" w:author="运佳 张" w:date="2025-12-24T10:47:00Z">
        <w:r w:rsidRPr="00C54B9A">
          <w:rPr>
            <w:rFonts w:ascii="宋体" w:eastAsia="宋体" w:hAnsi="宋体"/>
            <w:sz w:val="24"/>
            <w:szCs w:val="24"/>
          </w:rPr>
          <w:t>这种单一模型在处理“高频短文本”与“低频长文档”之间的割裂，导致了目前市场上缺乏能够提供全方位、多维</w:t>
        </w:r>
        <w:proofErr w:type="gramStart"/>
        <w:r w:rsidRPr="00C54B9A">
          <w:rPr>
            <w:rFonts w:ascii="宋体" w:eastAsia="宋体" w:hAnsi="宋体"/>
            <w:sz w:val="24"/>
            <w:szCs w:val="24"/>
          </w:rPr>
          <w:t>度决策</w:t>
        </w:r>
        <w:proofErr w:type="gramEnd"/>
        <w:r w:rsidRPr="00C54B9A">
          <w:rPr>
            <w:rFonts w:ascii="宋体" w:eastAsia="宋体" w:hAnsi="宋体"/>
            <w:sz w:val="24"/>
            <w:szCs w:val="24"/>
          </w:rPr>
          <w:t>支持的集成化工具。</w:t>
        </w:r>
        <w:commentRangeStart w:id="15"/>
        <w:r w:rsidRPr="00C54B9A">
          <w:rPr>
            <w:rFonts w:ascii="宋体" w:eastAsia="宋体" w:hAnsi="宋体"/>
            <w:sz w:val="24"/>
            <w:szCs w:val="24"/>
          </w:rPr>
          <w:t>因此，</w:t>
        </w:r>
      </w:ins>
      <w:ins w:id="16" w:author="运佳 张" w:date="2025-12-24T10:50:00Z" w16du:dateUtc="2025-12-24T02:50:00Z">
        <w:r>
          <w:rPr>
            <w:rFonts w:ascii="宋体" w:eastAsia="宋体" w:hAnsi="宋体" w:hint="eastAsia"/>
            <w:sz w:val="24"/>
            <w:szCs w:val="24"/>
          </w:rPr>
          <w:t>目前的</w:t>
        </w:r>
      </w:ins>
      <w:ins w:id="17" w:author="运佳 张" w:date="2025-12-24T10:52:00Z" w16du:dateUtc="2025-12-24T02:52:00Z">
        <w:r>
          <w:rPr>
            <w:rFonts w:ascii="宋体" w:eastAsia="宋体" w:hAnsi="宋体" w:hint="eastAsia"/>
            <w:sz w:val="24"/>
            <w:szCs w:val="24"/>
          </w:rPr>
          <w:t>投资者</w:t>
        </w:r>
      </w:ins>
      <w:ins w:id="18" w:author="运佳 张" w:date="2025-12-24T10:50:00Z" w16du:dateUtc="2025-12-24T02:50:00Z">
        <w:r>
          <w:rPr>
            <w:rFonts w:ascii="宋体" w:eastAsia="宋体" w:hAnsi="宋体" w:hint="eastAsia"/>
            <w:sz w:val="24"/>
            <w:szCs w:val="24"/>
          </w:rPr>
          <w:t>急需</w:t>
        </w:r>
      </w:ins>
      <w:ins w:id="19" w:author="运佳 张" w:date="2025-12-24T10:47:00Z">
        <w:r w:rsidRPr="00C54B9A">
          <w:rPr>
            <w:rFonts w:ascii="宋体" w:eastAsia="宋体" w:hAnsi="宋体"/>
            <w:sz w:val="24"/>
            <w:szCs w:val="24"/>
          </w:rPr>
          <w:t>研发一套能够融合多种深度学习架构，既能敏锐捕捉市场即时情绪，又能深度解读行业基本面的混合NLP分析系统。</w:t>
        </w:r>
      </w:ins>
      <w:commentRangeEnd w:id="15"/>
      <w:ins w:id="20" w:author="运佳 张" w:date="2025-12-24T10:51:00Z" w16du:dateUtc="2025-12-24T02:51:00Z">
        <w:r>
          <w:rPr>
            <w:rStyle w:val="ae"/>
          </w:rPr>
          <w:commentReference w:id="15"/>
        </w:r>
      </w:ins>
    </w:p>
    <w:p w14:paraId="26DD9F58" w14:textId="7EA6C016" w:rsidR="00AC43D7" w:rsidRPr="00AC43D7" w:rsidDel="00C54B9A" w:rsidRDefault="00AC43D7" w:rsidP="00265346">
      <w:pPr>
        <w:spacing w:line="360" w:lineRule="auto"/>
        <w:jc w:val="left"/>
        <w:rPr>
          <w:del w:id="21" w:author="运佳 张" w:date="2025-12-24T10:47:00Z" w16du:dateUtc="2025-12-24T02:47:00Z"/>
          <w:rFonts w:ascii="宋体" w:eastAsia="宋体" w:hAnsi="宋体" w:hint="eastAsia"/>
          <w:sz w:val="24"/>
          <w:szCs w:val="24"/>
        </w:rPr>
      </w:pPr>
      <w:commentRangeStart w:id="22"/>
      <w:del w:id="23" w:author="运佳 张" w:date="2025-12-24T10:47:00Z" w16du:dateUtc="2025-12-24T02:47:00Z">
        <w:r w:rsidRPr="00AC43D7" w:rsidDel="00C54B9A">
          <w:rPr>
            <w:rFonts w:ascii="宋体" w:eastAsia="宋体" w:hAnsi="宋体"/>
            <w:sz w:val="24"/>
            <w:szCs w:val="24"/>
          </w:rPr>
          <w:delText>随着金融市场的全球化与数字化，投资者面临着前所未有的“信息过载”挑战。财经信息呈现出以下特点</w:delText>
        </w:r>
        <w:commentRangeEnd w:id="22"/>
        <w:r w:rsidR="008E21D7" w:rsidDel="00C54B9A">
          <w:rPr>
            <w:rStyle w:val="ae"/>
          </w:rPr>
          <w:commentReference w:id="22"/>
        </w:r>
        <w:r w:rsidRPr="00AC43D7" w:rsidDel="00C54B9A">
          <w:rPr>
            <w:rFonts w:ascii="宋体" w:eastAsia="宋体" w:hAnsi="宋体"/>
            <w:sz w:val="24"/>
            <w:szCs w:val="24"/>
          </w:rPr>
          <w:delText>：</w:delText>
        </w:r>
      </w:del>
    </w:p>
    <w:p w14:paraId="1F36CC96" w14:textId="77777777" w:rsidR="00AC43D7" w:rsidRPr="00AC43D7" w:rsidDel="00C073E4" w:rsidRDefault="00AC43D7" w:rsidP="00265346">
      <w:pPr>
        <w:spacing w:line="360" w:lineRule="auto"/>
        <w:jc w:val="left"/>
        <w:rPr>
          <w:del w:id="24" w:author="运佳 张" w:date="2025-12-24T11:45:00Z" w16du:dateUtc="2025-12-24T03:45:00Z"/>
          <w:rFonts w:ascii="宋体" w:eastAsia="宋体" w:hAnsi="宋体" w:hint="eastAsia"/>
          <w:sz w:val="24"/>
          <w:szCs w:val="24"/>
        </w:rPr>
      </w:pPr>
    </w:p>
    <w:p w14:paraId="14536A44" w14:textId="3590A4D7" w:rsidR="00AC43D7" w:rsidRPr="00AC43D7" w:rsidDel="00C54B9A" w:rsidRDefault="00AC43D7" w:rsidP="00265346">
      <w:pPr>
        <w:spacing w:line="360" w:lineRule="auto"/>
        <w:jc w:val="left"/>
        <w:rPr>
          <w:del w:id="25" w:author="运佳 张" w:date="2025-12-24T10:52:00Z" w16du:dateUtc="2025-12-24T02:52:00Z"/>
          <w:rFonts w:ascii="宋体" w:eastAsia="宋体" w:hAnsi="宋体" w:hint="eastAsia"/>
          <w:sz w:val="24"/>
          <w:szCs w:val="24"/>
        </w:rPr>
      </w:pPr>
      <w:del w:id="26" w:author="运佳 张" w:date="2025-12-24T10:52:00Z" w16du:dateUtc="2025-12-24T02:52:00Z">
        <w:r w:rsidRPr="00AC43D7" w:rsidDel="00C54B9A">
          <w:rPr>
            <w:rFonts w:ascii="宋体" w:eastAsia="宋体" w:hAnsi="宋体"/>
            <w:sz w:val="24"/>
            <w:szCs w:val="24"/>
          </w:rPr>
          <w:delText>1. 多模态与多尺度：既有秒级更新的短文本快讯（</w:delText>
        </w:r>
        <w:commentRangeStart w:id="27"/>
        <w:r w:rsidRPr="00AC43D7" w:rsidDel="00C54B9A">
          <w:rPr>
            <w:rFonts w:ascii="宋体" w:eastAsia="宋体" w:hAnsi="宋体"/>
            <w:sz w:val="24"/>
            <w:szCs w:val="24"/>
          </w:rPr>
          <w:delText>如金十数据</w:delText>
        </w:r>
        <w:commentRangeEnd w:id="27"/>
        <w:r w:rsidR="00CD1114" w:rsidDel="00C54B9A">
          <w:rPr>
            <w:rStyle w:val="ae"/>
          </w:rPr>
          <w:commentReference w:id="27"/>
        </w:r>
        <w:r w:rsidRPr="00AC43D7" w:rsidDel="00C54B9A">
          <w:rPr>
            <w:rFonts w:ascii="宋体" w:eastAsia="宋体" w:hAnsi="宋体"/>
            <w:sz w:val="24"/>
            <w:szCs w:val="24"/>
          </w:rPr>
          <w:delText>），也有长达数百页的非结构化专业文档（如上市公司财报）。</w:delText>
        </w:r>
      </w:del>
    </w:p>
    <w:p w14:paraId="5F206906" w14:textId="4C23A154" w:rsidR="00AC43D7" w:rsidRPr="00AC43D7" w:rsidDel="00C54B9A" w:rsidRDefault="00AC43D7" w:rsidP="00265346">
      <w:pPr>
        <w:spacing w:line="360" w:lineRule="auto"/>
        <w:jc w:val="left"/>
        <w:rPr>
          <w:del w:id="28" w:author="运佳 张" w:date="2025-12-24T10:52:00Z" w16du:dateUtc="2025-12-24T02:52:00Z"/>
          <w:rFonts w:ascii="宋体" w:eastAsia="宋体" w:hAnsi="宋体" w:hint="eastAsia"/>
          <w:sz w:val="24"/>
          <w:szCs w:val="24"/>
        </w:rPr>
      </w:pPr>
      <w:del w:id="29" w:author="运佳 张" w:date="2025-12-24T10:52:00Z" w16du:dateUtc="2025-12-24T02:52:00Z">
        <w:r w:rsidRPr="00AC43D7" w:rsidDel="00C54B9A">
          <w:rPr>
            <w:rFonts w:ascii="宋体" w:eastAsia="宋体" w:hAnsi="宋体"/>
            <w:sz w:val="24"/>
            <w:szCs w:val="24"/>
          </w:rPr>
          <w:delText>2. 时效性极强：市场对于突发新闻的反应极快，人工筛选与解读的速度远落后于算法交易。</w:delText>
        </w:r>
      </w:del>
    </w:p>
    <w:p w14:paraId="7969FF77" w14:textId="010989F6" w:rsidR="00AC43D7" w:rsidRPr="00AC43D7" w:rsidDel="00C54B9A" w:rsidRDefault="00AC43D7" w:rsidP="00265346">
      <w:pPr>
        <w:spacing w:line="360" w:lineRule="auto"/>
        <w:jc w:val="left"/>
        <w:rPr>
          <w:del w:id="30" w:author="运佳 张" w:date="2025-12-24T10:52:00Z" w16du:dateUtc="2025-12-24T02:52:00Z"/>
          <w:rFonts w:ascii="宋体" w:eastAsia="宋体" w:hAnsi="宋体" w:hint="eastAsia"/>
          <w:sz w:val="24"/>
          <w:szCs w:val="24"/>
        </w:rPr>
      </w:pPr>
      <w:del w:id="31" w:author="运佳 张" w:date="2025-12-24T10:52:00Z" w16du:dateUtc="2025-12-24T02:52:00Z">
        <w:r w:rsidRPr="00AC43D7" w:rsidDel="00C54B9A">
          <w:rPr>
            <w:rFonts w:ascii="宋体" w:eastAsia="宋体" w:hAnsi="宋体"/>
            <w:sz w:val="24"/>
            <w:szCs w:val="24"/>
          </w:rPr>
          <w:delText>3. 专业壁垒高：财报数据不仅包含财务指标，更包含大量的定性描述，普通投资者难以高效解读。</w:delText>
        </w:r>
      </w:del>
    </w:p>
    <w:p w14:paraId="73031EF9" w14:textId="77777777" w:rsidR="00AC43D7" w:rsidRDefault="00AC43D7" w:rsidP="00AC43D7">
      <w:pPr>
        <w:jc w:val="left"/>
        <w:rPr>
          <w:rFonts w:hint="eastAsia"/>
          <w:szCs w:val="21"/>
        </w:rPr>
      </w:pPr>
    </w:p>
    <w:p w14:paraId="5EE11247" w14:textId="25F2E9E1" w:rsidR="00AC43D7" w:rsidRPr="00AC43D7" w:rsidDel="00860C72" w:rsidRDefault="00AC43D7" w:rsidP="00AC43D7">
      <w:pPr>
        <w:jc w:val="left"/>
        <w:rPr>
          <w:del w:id="32" w:author="运佳 张" w:date="2025-12-24T11:50:00Z" w16du:dateUtc="2025-12-24T03:50:00Z"/>
          <w:rFonts w:hint="eastAsia"/>
          <w:b/>
          <w:bCs/>
          <w:sz w:val="28"/>
          <w:szCs w:val="28"/>
        </w:rPr>
      </w:pPr>
      <w:r w:rsidRPr="00AC43D7">
        <w:rPr>
          <w:b/>
          <w:bCs/>
          <w:sz w:val="28"/>
          <w:szCs w:val="28"/>
        </w:rPr>
        <w:t>1.2 研究意义</w:t>
      </w:r>
    </w:p>
    <w:p w14:paraId="7B871437" w14:textId="77777777" w:rsidR="00AC43D7" w:rsidRPr="00AC43D7" w:rsidRDefault="00AC43D7" w:rsidP="00AC43D7">
      <w:pPr>
        <w:jc w:val="left"/>
        <w:rPr>
          <w:rFonts w:hint="eastAsia"/>
          <w:szCs w:val="21"/>
        </w:rPr>
      </w:pPr>
    </w:p>
    <w:p w14:paraId="081F8DCD" w14:textId="2B721297" w:rsidR="00AC43D7" w:rsidDel="00C073E4" w:rsidRDefault="00AC43D7" w:rsidP="00C073E4">
      <w:pPr>
        <w:spacing w:line="360" w:lineRule="auto"/>
        <w:jc w:val="left"/>
        <w:rPr>
          <w:del w:id="33" w:author="运佳 张" w:date="2025-12-24T10:53:00Z" w16du:dateUtc="2025-12-24T02:53:00Z"/>
          <w:rFonts w:ascii="宋体" w:eastAsia="宋体" w:hAnsi="宋体" w:hint="eastAsia"/>
          <w:sz w:val="24"/>
          <w:szCs w:val="24"/>
        </w:rPr>
      </w:pPr>
      <w:r w:rsidRPr="00AC43D7">
        <w:rPr>
          <w:rFonts w:ascii="宋体" w:eastAsia="宋体" w:hAnsi="宋体"/>
          <w:sz w:val="24"/>
          <w:szCs w:val="24"/>
        </w:rPr>
        <w:t xml:space="preserve"> 理论意义：</w:t>
      </w:r>
      <w:commentRangeStart w:id="34"/>
      <w:ins w:id="35" w:author="运佳 张" w:date="2025-12-24T10:53:00Z" w16du:dateUtc="2025-12-24T02:53:00Z">
        <w:r w:rsidR="00C54B9A" w:rsidRPr="00C54B9A">
          <w:rPr>
            <w:rFonts w:ascii="宋体" w:eastAsia="宋体" w:hAnsi="宋体" w:hint="eastAsia"/>
            <w:sz w:val="24"/>
            <w:szCs w:val="24"/>
          </w:rPr>
          <w:t>本研究探索了混合NLP架构在特定垂直领域的协同应用模式。通过将判别式模型（用于短文本精确分类）与生成式模型（基于RAG架构的LLM）有机整合，不仅丰富了混合模型在金融文本挖掘中的理论框架，也为解决大语</w:t>
        </w:r>
        <w:r w:rsidR="00C54B9A" w:rsidRPr="00C54B9A">
          <w:rPr>
            <w:rFonts w:ascii="宋体" w:eastAsia="宋体" w:hAnsi="宋体" w:hint="eastAsia"/>
            <w:sz w:val="24"/>
            <w:szCs w:val="24"/>
          </w:rPr>
          <w:lastRenderedPageBreak/>
          <w:t>言模型在处理特定时效性知识时的“幻觉”问题提供了新的技术路径。</w:t>
        </w:r>
      </w:ins>
      <w:commentRangeEnd w:id="34"/>
      <w:ins w:id="36" w:author="运佳 张" w:date="2025-12-24T10:56:00Z" w16du:dateUtc="2025-12-24T02:56:00Z">
        <w:r w:rsidR="00C54B9A">
          <w:rPr>
            <w:rStyle w:val="ae"/>
          </w:rPr>
          <w:commentReference w:id="34"/>
        </w:r>
      </w:ins>
      <w:del w:id="37" w:author="运佳 张" w:date="2025-12-24T10:53:00Z" w16du:dateUtc="2025-12-24T02:53:00Z">
        <w:r w:rsidRPr="00AC43D7" w:rsidDel="00C54B9A">
          <w:rPr>
            <w:rFonts w:ascii="宋体" w:eastAsia="宋体" w:hAnsi="宋体"/>
            <w:sz w:val="24"/>
            <w:szCs w:val="24"/>
          </w:rPr>
          <w:delText>本研究探索了混合NLP模型架构的应用，即如何将判别式模型（用于短文本精确分类的BERT）与生成式模型（用于长文本深度理解的RAG+LLM）进行有机结合。这种架构能有效互补</w:delText>
        </w:r>
        <w:commentRangeStart w:id="38"/>
        <w:r w:rsidRPr="00AC43D7" w:rsidDel="00C54B9A">
          <w:rPr>
            <w:rFonts w:ascii="宋体" w:eastAsia="宋体" w:hAnsi="宋体"/>
            <w:sz w:val="24"/>
            <w:szCs w:val="24"/>
          </w:rPr>
          <w:delText>，克服单一模型在处理跨尺度金融文本时的局限性。</w:delText>
        </w:r>
        <w:commentRangeEnd w:id="38"/>
        <w:r w:rsidR="00B125FB" w:rsidDel="00C54B9A">
          <w:rPr>
            <w:rStyle w:val="ae"/>
          </w:rPr>
          <w:commentReference w:id="38"/>
        </w:r>
      </w:del>
    </w:p>
    <w:p w14:paraId="69FE44F6" w14:textId="77777777" w:rsidR="00C073E4" w:rsidRDefault="00C073E4">
      <w:pPr>
        <w:spacing w:line="360" w:lineRule="auto"/>
        <w:jc w:val="left"/>
        <w:rPr>
          <w:ins w:id="39" w:author="运佳 张" w:date="2025-12-24T11:45:00Z" w16du:dateUtc="2025-12-24T03:45:00Z"/>
          <w:rFonts w:ascii="宋体" w:eastAsia="宋体" w:hAnsi="宋体" w:hint="eastAsia"/>
          <w:sz w:val="24"/>
          <w:szCs w:val="24"/>
        </w:rPr>
        <w:pPrChange w:id="40" w:author="运佳 张" w:date="2025-12-24T11:45:00Z" w16du:dateUtc="2025-12-24T03:45:00Z">
          <w:pPr>
            <w:jc w:val="left"/>
          </w:pPr>
        </w:pPrChange>
      </w:pPr>
    </w:p>
    <w:p w14:paraId="4D9106FD" w14:textId="77777777" w:rsidR="00C073E4" w:rsidRPr="00AC43D7" w:rsidRDefault="00C073E4" w:rsidP="00C073E4">
      <w:pPr>
        <w:spacing w:line="360" w:lineRule="auto"/>
        <w:jc w:val="left"/>
        <w:rPr>
          <w:ins w:id="41" w:author="运佳 张" w:date="2025-12-24T11:45:00Z" w16du:dateUtc="2025-12-24T03:45:00Z"/>
          <w:rFonts w:ascii="宋体" w:eastAsia="宋体" w:hAnsi="宋体" w:hint="eastAsia"/>
          <w:sz w:val="24"/>
          <w:szCs w:val="24"/>
        </w:rPr>
      </w:pPr>
    </w:p>
    <w:p w14:paraId="3D8FA2DA" w14:textId="006E4BFE" w:rsidR="00AC43D7" w:rsidRPr="00AC43D7" w:rsidDel="006C1970" w:rsidRDefault="006C1970">
      <w:pPr>
        <w:spacing w:line="360" w:lineRule="auto"/>
        <w:jc w:val="left"/>
        <w:rPr>
          <w:del w:id="42" w:author="运佳 张" w:date="2025-12-24T10:58:00Z" w16du:dateUtc="2025-12-24T02:58:00Z"/>
          <w:rFonts w:ascii="宋体" w:eastAsia="宋体" w:hAnsi="宋体" w:hint="eastAsia"/>
          <w:sz w:val="24"/>
          <w:szCs w:val="24"/>
        </w:rPr>
      </w:pPr>
      <w:ins w:id="43" w:author="运佳 张" w:date="2025-12-24T10:58:00Z" w16du:dateUtc="2025-12-24T02:58:00Z">
        <w:r w:rsidRPr="006C1970">
          <w:rPr>
            <w:rFonts w:ascii="宋体" w:eastAsia="宋体" w:hAnsi="宋体" w:hint="eastAsia"/>
            <w:sz w:val="24"/>
            <w:szCs w:val="24"/>
          </w:rPr>
          <w:t xml:space="preserve">现实意义： </w:t>
        </w:r>
        <w:commentRangeStart w:id="44"/>
        <w:r w:rsidRPr="006C1970">
          <w:rPr>
            <w:rFonts w:ascii="宋体" w:eastAsia="宋体" w:hAnsi="宋体" w:hint="eastAsia"/>
            <w:sz w:val="24"/>
            <w:szCs w:val="24"/>
          </w:rPr>
          <w:t>针对目前投资者在信息筛选中面临的专业壁垒与决策延迟问题，本系统的开发具有显著的实践价值。</w:t>
        </w:r>
        <w:commentRangeEnd w:id="44"/>
        <w:r>
          <w:rPr>
            <w:rStyle w:val="ae"/>
          </w:rPr>
          <w:commentReference w:id="44"/>
        </w:r>
        <w:commentRangeStart w:id="45"/>
        <w:r w:rsidRPr="006C1970">
          <w:rPr>
            <w:rFonts w:ascii="宋体" w:eastAsia="宋体" w:hAnsi="宋体" w:hint="eastAsia"/>
            <w:sz w:val="24"/>
            <w:szCs w:val="24"/>
          </w:rPr>
          <w:t>系统通过自动化采集与智能化处理，能够显著提升金融从业者对海量非结构化数据的过滤与归纳效率。通过将快讯中的情感极性与财报中的核心指标通过大模型进行综合分析，并最终在K线图上实现信息</w:t>
        </w:r>
      </w:ins>
      <w:ins w:id="46" w:author="运佳 张" w:date="2025-12-24T10:59:00Z" w16du:dateUtc="2025-12-24T02:59:00Z">
        <w:r>
          <w:rPr>
            <w:rFonts w:ascii="宋体" w:eastAsia="宋体" w:hAnsi="宋体" w:hint="eastAsia"/>
            <w:sz w:val="24"/>
            <w:szCs w:val="24"/>
          </w:rPr>
          <w:t>情感与资产</w:t>
        </w:r>
      </w:ins>
      <w:ins w:id="47" w:author="运佳 张" w:date="2025-12-24T10:58:00Z" w16du:dateUtc="2025-12-24T02:58:00Z">
        <w:r w:rsidRPr="006C1970">
          <w:rPr>
            <w:rFonts w:ascii="宋体" w:eastAsia="宋体" w:hAnsi="宋体" w:hint="eastAsia"/>
            <w:sz w:val="24"/>
            <w:szCs w:val="24"/>
          </w:rPr>
          <w:t>价格的时空对齐展示，系统不仅为专业投资者提供了更具直观性的验证工具，也为普通投资者降低了</w:t>
        </w:r>
        <w:proofErr w:type="gramStart"/>
        <w:r w:rsidRPr="006C1970">
          <w:rPr>
            <w:rFonts w:ascii="宋体" w:eastAsia="宋体" w:hAnsi="宋体" w:hint="eastAsia"/>
            <w:sz w:val="24"/>
            <w:szCs w:val="24"/>
          </w:rPr>
          <w:t>财报解读</w:t>
        </w:r>
        <w:proofErr w:type="gramEnd"/>
        <w:r w:rsidRPr="006C1970">
          <w:rPr>
            <w:rFonts w:ascii="宋体" w:eastAsia="宋体" w:hAnsi="宋体" w:hint="eastAsia"/>
            <w:sz w:val="24"/>
            <w:szCs w:val="24"/>
          </w:rPr>
          <w:t>的技术门槛，对提升金融市场的透明度与决策的科学性具有积极作用。</w:t>
        </w:r>
      </w:ins>
      <w:commentRangeEnd w:id="45"/>
      <w:ins w:id="48" w:author="运佳 张" w:date="2025-12-24T11:00:00Z" w16du:dateUtc="2025-12-24T03:00:00Z">
        <w:r>
          <w:rPr>
            <w:rStyle w:val="ae"/>
          </w:rPr>
          <w:commentReference w:id="45"/>
        </w:r>
      </w:ins>
      <w:del w:id="49" w:author="运佳 张" w:date="2025-12-24T10:58:00Z" w16du:dateUtc="2025-12-24T02:58:00Z">
        <w:r w:rsidR="00AC43D7" w:rsidRPr="00AC43D7" w:rsidDel="006C1970">
          <w:rPr>
            <w:rFonts w:ascii="宋体" w:eastAsia="宋体" w:hAnsi="宋体"/>
            <w:sz w:val="24"/>
            <w:szCs w:val="24"/>
          </w:rPr>
          <w:delText xml:space="preserve"> </w:delText>
        </w:r>
        <w:commentRangeStart w:id="50"/>
        <w:r w:rsidR="00AC43D7" w:rsidRPr="00AC43D7" w:rsidDel="006C1970">
          <w:rPr>
            <w:rFonts w:ascii="宋体" w:eastAsia="宋体" w:hAnsi="宋体"/>
            <w:sz w:val="24"/>
            <w:szCs w:val="24"/>
          </w:rPr>
          <w:delText>现实意义：</w:delText>
        </w:r>
        <w:commentRangeEnd w:id="50"/>
        <w:r w:rsidR="0055490D" w:rsidDel="006C1970">
          <w:rPr>
            <w:rStyle w:val="ae"/>
          </w:rPr>
          <w:commentReference w:id="50"/>
        </w:r>
      </w:del>
    </w:p>
    <w:p w14:paraId="4A675392" w14:textId="11EADE61" w:rsidR="00AC43D7" w:rsidRPr="00AC43D7" w:rsidDel="006C1970" w:rsidRDefault="00AC43D7">
      <w:pPr>
        <w:spacing w:line="360" w:lineRule="auto"/>
        <w:jc w:val="left"/>
        <w:rPr>
          <w:del w:id="51" w:author="运佳 张" w:date="2025-12-24T10:58:00Z" w16du:dateUtc="2025-12-24T02:58:00Z"/>
          <w:rFonts w:ascii="宋体" w:eastAsia="宋体" w:hAnsi="宋体" w:hint="eastAsia"/>
          <w:sz w:val="24"/>
          <w:szCs w:val="24"/>
        </w:rPr>
      </w:pPr>
      <w:del w:id="52" w:author="运佳 张" w:date="2025-12-24T10:58:00Z" w16du:dateUtc="2025-12-24T02:58:00Z">
        <w:r w:rsidRPr="00AC43D7" w:rsidDel="006C1970">
          <w:rPr>
            <w:rFonts w:ascii="宋体" w:eastAsia="宋体" w:hAnsi="宋体"/>
            <w:sz w:val="24"/>
            <w:szCs w:val="24"/>
          </w:rPr>
          <w:delText xml:space="preserve">   </w:delText>
        </w:r>
        <w:r w:rsidR="004E10E5" w:rsidDel="006C1970">
          <w:rPr>
            <w:rFonts w:ascii="宋体" w:eastAsia="宋体" w:hAnsi="宋体" w:hint="eastAsia"/>
            <w:sz w:val="24"/>
            <w:szCs w:val="24"/>
          </w:rPr>
          <w:delText>(1)</w:delText>
        </w:r>
        <w:r w:rsidRPr="00AC43D7" w:rsidDel="006C1970">
          <w:rPr>
            <w:rFonts w:ascii="宋体" w:eastAsia="宋体" w:hAnsi="宋体"/>
            <w:sz w:val="24"/>
            <w:szCs w:val="24"/>
          </w:rPr>
          <w:delText>提升分析效率：通过自动化手段实现对海量快讯的情感极性标注和财报内容的语义提取。</w:delText>
        </w:r>
      </w:del>
    </w:p>
    <w:p w14:paraId="78FDE1BA" w14:textId="1651926C" w:rsidR="00AC43D7" w:rsidRPr="00AC43D7" w:rsidDel="006C1970" w:rsidRDefault="00AC43D7">
      <w:pPr>
        <w:spacing w:line="360" w:lineRule="auto"/>
        <w:jc w:val="left"/>
        <w:rPr>
          <w:del w:id="53" w:author="运佳 张" w:date="2025-12-24T10:58:00Z" w16du:dateUtc="2025-12-24T02:58:00Z"/>
          <w:rFonts w:ascii="宋体" w:eastAsia="宋体" w:hAnsi="宋体" w:hint="eastAsia"/>
          <w:sz w:val="24"/>
          <w:szCs w:val="24"/>
        </w:rPr>
      </w:pPr>
      <w:del w:id="54" w:author="运佳 张" w:date="2025-12-24T10:58:00Z" w16du:dateUtc="2025-12-24T02:58:00Z">
        <w:r w:rsidRPr="00AC43D7" w:rsidDel="006C1970">
          <w:rPr>
            <w:rFonts w:ascii="宋体" w:eastAsia="宋体" w:hAnsi="宋体"/>
            <w:sz w:val="24"/>
            <w:szCs w:val="24"/>
          </w:rPr>
          <w:delText xml:space="preserve">   </w:delText>
        </w:r>
        <w:r w:rsidR="004E10E5" w:rsidDel="006C1970">
          <w:rPr>
            <w:rFonts w:ascii="宋体" w:eastAsia="宋体" w:hAnsi="宋体" w:hint="eastAsia"/>
            <w:sz w:val="24"/>
            <w:szCs w:val="24"/>
          </w:rPr>
          <w:delText>(2)</w:delText>
        </w:r>
        <w:r w:rsidRPr="00AC43D7" w:rsidDel="006C1970">
          <w:rPr>
            <w:rFonts w:ascii="宋体" w:eastAsia="宋体" w:hAnsi="宋体"/>
            <w:sz w:val="24"/>
            <w:szCs w:val="24"/>
          </w:rPr>
          <w:delText>辅助投资决策：将“信息情感”与“资产价格”在K线图上进行时间轴对齐展示，提供直观的决策支持工具。</w:delText>
        </w:r>
      </w:del>
    </w:p>
    <w:p w14:paraId="3EC986AB" w14:textId="0EC25A88" w:rsidR="00AC43D7" w:rsidRPr="00AC43D7" w:rsidDel="006C1970" w:rsidRDefault="00AC43D7">
      <w:pPr>
        <w:spacing w:line="360" w:lineRule="auto"/>
        <w:jc w:val="left"/>
        <w:rPr>
          <w:del w:id="55" w:author="运佳 张" w:date="2025-12-24T10:58:00Z" w16du:dateUtc="2025-12-24T02:58:00Z"/>
          <w:rFonts w:ascii="宋体" w:eastAsia="宋体" w:hAnsi="宋体" w:hint="eastAsia"/>
          <w:sz w:val="24"/>
          <w:szCs w:val="24"/>
        </w:rPr>
      </w:pPr>
      <w:del w:id="56" w:author="运佳 张" w:date="2025-12-24T10:58:00Z" w16du:dateUtc="2025-12-24T02:58:00Z">
        <w:r w:rsidRPr="00AC43D7" w:rsidDel="006C1970">
          <w:rPr>
            <w:rFonts w:ascii="宋体" w:eastAsia="宋体" w:hAnsi="宋体"/>
            <w:sz w:val="24"/>
            <w:szCs w:val="24"/>
          </w:rPr>
          <w:delText xml:space="preserve">   </w:delText>
        </w:r>
        <w:r w:rsidR="004E10E5" w:rsidDel="006C1970">
          <w:rPr>
            <w:rFonts w:ascii="宋体" w:eastAsia="宋体" w:hAnsi="宋体" w:hint="eastAsia"/>
            <w:sz w:val="24"/>
            <w:szCs w:val="24"/>
          </w:rPr>
          <w:delText>(3)</w:delText>
        </w:r>
        <w:r w:rsidRPr="00AC43D7" w:rsidDel="006C1970">
          <w:rPr>
            <w:rFonts w:ascii="宋体" w:eastAsia="宋体" w:hAnsi="宋体"/>
            <w:sz w:val="24"/>
            <w:szCs w:val="24"/>
          </w:rPr>
          <w:delText>降低专业门槛：利用大模型作为交互媒介，将复杂的财报解读转化为自然语言问答，帮助非专业投资者快速获取核心信息。</w:delText>
        </w:r>
      </w:del>
    </w:p>
    <w:p w14:paraId="54402FC0" w14:textId="77777777" w:rsidR="00AC43D7" w:rsidRPr="00AC43D7" w:rsidRDefault="00AC43D7">
      <w:pPr>
        <w:spacing w:line="360" w:lineRule="auto"/>
        <w:jc w:val="left"/>
        <w:rPr>
          <w:rFonts w:hint="eastAsia"/>
          <w:szCs w:val="21"/>
        </w:rPr>
        <w:pPrChange w:id="57" w:author="运佳 张" w:date="2025-12-24T11:45:00Z" w16du:dateUtc="2025-12-24T03:45:00Z">
          <w:pPr>
            <w:jc w:val="left"/>
          </w:pPr>
        </w:pPrChange>
      </w:pPr>
    </w:p>
    <w:p w14:paraId="3D74CC97" w14:textId="59C8262D" w:rsidR="00AC43D7" w:rsidRPr="00AC43D7" w:rsidRDefault="00AC43D7" w:rsidP="00AC43D7">
      <w:pPr>
        <w:jc w:val="left"/>
        <w:rPr>
          <w:rFonts w:hint="eastAsia"/>
          <w:b/>
          <w:bCs/>
          <w:sz w:val="30"/>
          <w:szCs w:val="30"/>
        </w:rPr>
      </w:pPr>
      <w:r w:rsidRPr="00AC43D7">
        <w:rPr>
          <w:b/>
          <w:bCs/>
          <w:sz w:val="30"/>
          <w:szCs w:val="30"/>
        </w:rPr>
        <w:t xml:space="preserve">2. </w:t>
      </w:r>
      <w:commentRangeStart w:id="58"/>
      <w:r w:rsidRPr="00AC43D7">
        <w:rPr>
          <w:b/>
          <w:bCs/>
          <w:sz w:val="30"/>
          <w:szCs w:val="30"/>
        </w:rPr>
        <w:t>国内外研究现状</w:t>
      </w:r>
      <w:commentRangeEnd w:id="58"/>
      <w:r w:rsidR="00D42170">
        <w:rPr>
          <w:rStyle w:val="ae"/>
        </w:rPr>
        <w:commentReference w:id="58"/>
      </w:r>
    </w:p>
    <w:p w14:paraId="42898267" w14:textId="77777777" w:rsidR="001523B8" w:rsidRDefault="001523B8" w:rsidP="00AC43D7">
      <w:pPr>
        <w:jc w:val="left"/>
        <w:rPr>
          <w:rFonts w:hint="eastAsia"/>
          <w:szCs w:val="21"/>
        </w:rPr>
      </w:pPr>
    </w:p>
    <w:p w14:paraId="1BDE2342" w14:textId="69A686FB" w:rsidR="006C1970" w:rsidRPr="006C1970" w:rsidRDefault="006C1970">
      <w:pPr>
        <w:spacing w:line="360" w:lineRule="auto"/>
        <w:jc w:val="left"/>
        <w:rPr>
          <w:ins w:id="59" w:author="运佳 张" w:date="2025-12-24T11:01:00Z" w16du:dateUtc="2025-12-24T03:01:00Z"/>
          <w:rFonts w:ascii="宋体" w:eastAsia="宋体" w:hAnsi="宋体" w:hint="eastAsia"/>
          <w:sz w:val="24"/>
          <w:szCs w:val="24"/>
        </w:rPr>
        <w:pPrChange w:id="60" w:author="运佳 张" w:date="2025-12-24T11:44:00Z" w16du:dateUtc="2025-12-24T03:44:00Z">
          <w:pPr>
            <w:spacing w:line="360" w:lineRule="auto"/>
            <w:ind w:firstLineChars="200" w:firstLine="480"/>
            <w:jc w:val="left"/>
          </w:pPr>
        </w:pPrChange>
      </w:pPr>
      <w:commentRangeStart w:id="61"/>
      <w:ins w:id="62" w:author="运佳 张" w:date="2025-12-24T11:01:00Z" w16du:dateUtc="2025-12-24T03:01:00Z">
        <w:r w:rsidRPr="006C1970">
          <w:rPr>
            <w:rFonts w:ascii="宋体" w:eastAsia="宋体" w:hAnsi="宋体" w:hint="eastAsia"/>
            <w:sz w:val="24"/>
            <w:szCs w:val="24"/>
          </w:rPr>
          <w:t>2.1 国内研究现状</w:t>
        </w:r>
      </w:ins>
    </w:p>
    <w:p w14:paraId="33FB557F" w14:textId="77777777" w:rsidR="006C1970" w:rsidRPr="006C1970" w:rsidRDefault="006C1970" w:rsidP="006C1970">
      <w:pPr>
        <w:spacing w:line="360" w:lineRule="auto"/>
        <w:ind w:firstLineChars="200" w:firstLine="480"/>
        <w:jc w:val="left"/>
        <w:rPr>
          <w:ins w:id="63" w:author="运佳 张" w:date="2025-12-24T11:01:00Z" w16du:dateUtc="2025-12-24T03:01:00Z"/>
          <w:rFonts w:ascii="宋体" w:eastAsia="宋体" w:hAnsi="宋体" w:hint="eastAsia"/>
          <w:sz w:val="24"/>
          <w:szCs w:val="24"/>
        </w:rPr>
      </w:pPr>
      <w:ins w:id="64" w:author="运佳 张" w:date="2025-12-24T11:01:00Z" w16du:dateUtc="2025-12-24T03:01:00Z">
        <w:r w:rsidRPr="006C1970">
          <w:rPr>
            <w:rFonts w:ascii="宋体" w:eastAsia="宋体" w:hAnsi="宋体" w:hint="eastAsia"/>
            <w:sz w:val="24"/>
            <w:szCs w:val="24"/>
          </w:rPr>
          <w:t>国内对于金融情感分析的研究起步虽晚，但近年来在中文语境下的深度学习应用发展迅速。早期研究主要集中在基于情感词典的匹配方法上，由于中文语义的复杂性，准确率受限。随后，国内学者开始引入</w:t>
        </w:r>
        <w:proofErr w:type="gramStart"/>
        <w:r w:rsidRPr="006C1970">
          <w:rPr>
            <w:rFonts w:ascii="宋体" w:eastAsia="宋体" w:hAnsi="宋体" w:hint="eastAsia"/>
            <w:sz w:val="24"/>
            <w:szCs w:val="24"/>
          </w:rPr>
          <w:t>预训练</w:t>
        </w:r>
        <w:proofErr w:type="gramEnd"/>
        <w:r w:rsidRPr="006C1970">
          <w:rPr>
            <w:rFonts w:ascii="宋体" w:eastAsia="宋体" w:hAnsi="宋体" w:hint="eastAsia"/>
            <w:sz w:val="24"/>
            <w:szCs w:val="24"/>
          </w:rPr>
          <w:t>模型，如利用改进的BERT架构对A股市场评论进行情感倾向研究[2]。随着生成式人工智能的兴起，国内大模型如“通义千问”、“DeepSeek”等在金融垂域的适配性研究也日益增多。目前，国内的研究重心已逐渐从单纯的“极性分类”转向“因果推断”与“多源信息融合”，但大多数系统仍停留在实验室阶段，缺乏与实时行情数据深度绑定的集成化应用。</w:t>
        </w:r>
      </w:ins>
    </w:p>
    <w:p w14:paraId="4C0BBDA8" w14:textId="77777777" w:rsidR="006C1970" w:rsidRPr="006C1970" w:rsidRDefault="006C1970" w:rsidP="006C1970">
      <w:pPr>
        <w:spacing w:line="360" w:lineRule="auto"/>
        <w:ind w:firstLineChars="200" w:firstLine="480"/>
        <w:jc w:val="left"/>
        <w:rPr>
          <w:ins w:id="65" w:author="运佳 张" w:date="2025-12-24T11:01:00Z" w16du:dateUtc="2025-12-24T03:01:00Z"/>
          <w:rFonts w:ascii="宋体" w:eastAsia="宋体" w:hAnsi="宋体" w:hint="eastAsia"/>
          <w:sz w:val="24"/>
          <w:szCs w:val="24"/>
        </w:rPr>
      </w:pPr>
    </w:p>
    <w:p w14:paraId="7F01D6EC" w14:textId="2CC7F48C" w:rsidR="006C1970" w:rsidRPr="006C1970" w:rsidRDefault="006C1970">
      <w:pPr>
        <w:spacing w:line="360" w:lineRule="auto"/>
        <w:jc w:val="left"/>
        <w:rPr>
          <w:ins w:id="66" w:author="运佳 张" w:date="2025-12-24T11:01:00Z" w16du:dateUtc="2025-12-24T03:01:00Z"/>
          <w:rFonts w:ascii="宋体" w:eastAsia="宋体" w:hAnsi="宋体" w:hint="eastAsia"/>
          <w:sz w:val="24"/>
          <w:szCs w:val="24"/>
        </w:rPr>
        <w:pPrChange w:id="67" w:author="运佳 张" w:date="2025-12-24T11:45:00Z" w16du:dateUtc="2025-12-24T03:45:00Z">
          <w:pPr>
            <w:spacing w:line="360" w:lineRule="auto"/>
            <w:ind w:firstLineChars="200" w:firstLine="480"/>
            <w:jc w:val="left"/>
          </w:pPr>
        </w:pPrChange>
      </w:pPr>
      <w:ins w:id="68" w:author="运佳 张" w:date="2025-12-24T11:01:00Z" w16du:dateUtc="2025-12-24T03:01:00Z">
        <w:r w:rsidRPr="006C1970">
          <w:rPr>
            <w:rFonts w:ascii="宋体" w:eastAsia="宋体" w:hAnsi="宋体" w:hint="eastAsia"/>
            <w:sz w:val="24"/>
            <w:szCs w:val="24"/>
          </w:rPr>
          <w:t>2.2 国外研究现状</w:t>
        </w:r>
      </w:ins>
    </w:p>
    <w:p w14:paraId="6968C87E" w14:textId="049F1C3E" w:rsidR="00AC43D7" w:rsidDel="00860C72" w:rsidRDefault="006C1970">
      <w:pPr>
        <w:spacing w:line="360" w:lineRule="auto"/>
        <w:ind w:firstLine="420"/>
        <w:jc w:val="left"/>
        <w:rPr>
          <w:del w:id="69" w:author="运佳 张" w:date="2025-12-24T11:01:00Z" w16du:dateUtc="2025-12-24T03:01:00Z"/>
          <w:rFonts w:ascii="宋体" w:eastAsia="宋体" w:hAnsi="宋体"/>
          <w:sz w:val="24"/>
          <w:szCs w:val="24"/>
        </w:rPr>
      </w:pPr>
      <w:ins w:id="70" w:author="运佳 张" w:date="2025-12-24T11:01:00Z" w16du:dateUtc="2025-12-24T03:01:00Z">
        <w:r w:rsidRPr="006C1970">
          <w:rPr>
            <w:rFonts w:ascii="宋体" w:eastAsia="宋体" w:hAnsi="宋体" w:hint="eastAsia"/>
            <w:sz w:val="24"/>
            <w:szCs w:val="24"/>
          </w:rPr>
          <w:t>国外在金融文本挖掘领域的研究相对成熟且系统。早期的学术界主要利用Loughran-McDonald等专业金融词典进行文本度量[3]。自Transformer架构提出以来，谷歌提出的BERT模型及其衍生出的</w:t>
        </w:r>
        <w:proofErr w:type="spellStart"/>
        <w:r w:rsidRPr="006C1970">
          <w:rPr>
            <w:rFonts w:ascii="宋体" w:eastAsia="宋体" w:hAnsi="宋体" w:hint="eastAsia"/>
            <w:sz w:val="24"/>
            <w:szCs w:val="24"/>
          </w:rPr>
          <w:t>FinBERT</w:t>
        </w:r>
        <w:proofErr w:type="spellEnd"/>
        <w:r w:rsidRPr="006C1970">
          <w:rPr>
            <w:rFonts w:ascii="宋体" w:eastAsia="宋体" w:hAnsi="宋体" w:hint="eastAsia"/>
            <w:sz w:val="24"/>
            <w:szCs w:val="24"/>
          </w:rPr>
          <w:t>在金融情感分类任务中取得了里程碑式的进展[4]。近年来，随着大语言模型（LLM）的爆发，以GPT为代表的模型展现出惊人的逻辑推理能力[5]。为了解决LLM在专业领域知识实时性不足的问题，检索增强生成（RAG）技术被广泛应用于国外金融咨询系统的设计中[6]，通过外接动态更新的知识库（如EDGAR数据库中的财报），显著提升</w:t>
        </w:r>
        <w:r w:rsidRPr="006C1970">
          <w:rPr>
            <w:rFonts w:ascii="宋体" w:eastAsia="宋体" w:hAnsi="宋体" w:hint="eastAsia"/>
            <w:sz w:val="24"/>
            <w:szCs w:val="24"/>
          </w:rPr>
          <w:lastRenderedPageBreak/>
          <w:t>了模型在专业问答中的准确性。综合来看，国外在模型研究的深度上领先，但如何高效地将这些先进技术整合进一个低延迟、可交互的综合分析终端，依然是目前全球范围内的研究热点。</w:t>
        </w:r>
      </w:ins>
      <w:commentRangeEnd w:id="61"/>
      <w:ins w:id="71" w:author="运佳 张" w:date="2025-12-24T11:03:00Z" w16du:dateUtc="2025-12-24T03:03:00Z">
        <w:r>
          <w:rPr>
            <w:rStyle w:val="ae"/>
          </w:rPr>
          <w:commentReference w:id="61"/>
        </w:r>
      </w:ins>
      <w:del w:id="72" w:author="运佳 张" w:date="2025-12-24T11:01:00Z" w16du:dateUtc="2025-12-24T03:01:00Z">
        <w:r w:rsidR="00AC43D7" w:rsidRPr="00AC43D7" w:rsidDel="006C1970">
          <w:rPr>
            <w:rFonts w:ascii="宋体" w:eastAsia="宋体" w:hAnsi="宋体"/>
            <w:sz w:val="24"/>
            <w:szCs w:val="24"/>
          </w:rPr>
          <w:delText>传统金融情感分析：早期研究主要依赖基于词典（Lexicon-based）的方法，虽简单但难以处理否定词、反讽及金融语境下的语义漂移。</w:delText>
        </w:r>
      </w:del>
    </w:p>
    <w:p w14:paraId="73E066E8" w14:textId="5ECA00EA" w:rsidR="00AC43D7" w:rsidRPr="00AC43D7" w:rsidDel="006C1970" w:rsidRDefault="00AC43D7" w:rsidP="00860C72">
      <w:pPr>
        <w:spacing w:line="360" w:lineRule="auto"/>
        <w:jc w:val="left"/>
        <w:rPr>
          <w:del w:id="73" w:author="运佳 张" w:date="2025-12-24T11:01:00Z" w16du:dateUtc="2025-12-24T03:01:00Z"/>
          <w:rFonts w:ascii="宋体" w:eastAsia="宋体" w:hAnsi="宋体" w:hint="eastAsia"/>
          <w:sz w:val="24"/>
          <w:szCs w:val="24"/>
        </w:rPr>
        <w:pPrChange w:id="74" w:author="运佳 张" w:date="2025-12-24T11:51:00Z" w16du:dateUtc="2025-12-24T03:51:00Z">
          <w:pPr>
            <w:spacing w:line="360" w:lineRule="auto"/>
            <w:jc w:val="left"/>
          </w:pPr>
        </w:pPrChange>
      </w:pPr>
      <w:del w:id="75" w:author="运佳 张" w:date="2025-12-24T11:01:00Z" w16du:dateUtc="2025-12-24T03:01:00Z">
        <w:r w:rsidRPr="00AC43D7" w:rsidDel="006C1970">
          <w:rPr>
            <w:rFonts w:ascii="宋体" w:eastAsia="宋体" w:hAnsi="宋体"/>
            <w:sz w:val="24"/>
            <w:szCs w:val="24"/>
          </w:rPr>
          <w:delText>深度学习模型：以BERT、FinBERT为代表的预训练语言模型极大地提升了金融文本分类的准确率，能够捕捉复杂的上下文语义。</w:delText>
        </w:r>
      </w:del>
    </w:p>
    <w:p w14:paraId="02D8CA05" w14:textId="10CAC098" w:rsidR="00AC43D7" w:rsidRPr="00AC43D7" w:rsidDel="006C1970" w:rsidRDefault="00AC43D7" w:rsidP="00860C72">
      <w:pPr>
        <w:spacing w:line="360" w:lineRule="auto"/>
        <w:jc w:val="left"/>
        <w:rPr>
          <w:del w:id="76" w:author="运佳 张" w:date="2025-12-24T11:01:00Z" w16du:dateUtc="2025-12-24T03:01:00Z"/>
          <w:rFonts w:ascii="宋体" w:eastAsia="宋体" w:hAnsi="宋体" w:hint="eastAsia"/>
          <w:sz w:val="24"/>
          <w:szCs w:val="24"/>
        </w:rPr>
        <w:pPrChange w:id="77" w:author="运佳 张" w:date="2025-12-24T11:51:00Z" w16du:dateUtc="2025-12-24T03:51:00Z">
          <w:pPr>
            <w:spacing w:line="360" w:lineRule="auto"/>
            <w:ind w:firstLine="420"/>
            <w:jc w:val="left"/>
          </w:pPr>
        </w:pPrChange>
      </w:pPr>
      <w:del w:id="78" w:author="运佳 张" w:date="2025-12-24T11:01:00Z" w16du:dateUtc="2025-12-24T03:01:00Z">
        <w:r w:rsidRPr="00AC43D7" w:rsidDel="006C1970">
          <w:rPr>
            <w:rFonts w:ascii="宋体" w:eastAsia="宋体" w:hAnsi="宋体"/>
            <w:sz w:val="24"/>
            <w:szCs w:val="24"/>
          </w:rPr>
          <w:delText>大模型与RAG技术： 近年来，以GPT为代表的大语言模型（LLM）展现出惊人的推理能力。RAG（检索增强生成）技术的出现，有效解决了LLM在特定领域（如最新财报）存在的实时性差和“幻觉”问题，成为长文档智能解读的主流。</w:delText>
        </w:r>
      </w:del>
    </w:p>
    <w:p w14:paraId="51CADF7B" w14:textId="001185CC" w:rsidR="00AC43D7" w:rsidRPr="001523B8" w:rsidDel="006C1970" w:rsidRDefault="00AC43D7" w:rsidP="00860C72">
      <w:pPr>
        <w:spacing w:line="360" w:lineRule="auto"/>
        <w:jc w:val="left"/>
        <w:rPr>
          <w:del w:id="79" w:author="运佳 张" w:date="2025-12-24T11:01:00Z" w16du:dateUtc="2025-12-24T03:01:00Z"/>
          <w:rFonts w:ascii="宋体" w:eastAsia="宋体" w:hAnsi="宋体" w:hint="eastAsia"/>
          <w:sz w:val="24"/>
          <w:szCs w:val="24"/>
        </w:rPr>
        <w:pPrChange w:id="80" w:author="运佳 张" w:date="2025-12-24T11:51:00Z" w16du:dateUtc="2025-12-24T03:51:00Z">
          <w:pPr>
            <w:spacing w:line="360" w:lineRule="auto"/>
            <w:ind w:firstLine="420"/>
            <w:jc w:val="left"/>
          </w:pPr>
        </w:pPrChange>
      </w:pPr>
      <w:del w:id="81" w:author="运佳 张" w:date="2025-12-24T11:01:00Z" w16du:dateUtc="2025-12-24T03:01:00Z">
        <w:r w:rsidRPr="00AC43D7" w:rsidDel="006C1970">
          <w:rPr>
            <w:rFonts w:ascii="宋体" w:eastAsia="宋体" w:hAnsi="宋体"/>
            <w:sz w:val="24"/>
            <w:szCs w:val="24"/>
          </w:rPr>
          <w:delText>现有的财经系统大多侧重于技术指标分析或单一的情感分类，缺乏将“高频快讯分类”与“低频文档问答”整合为统一交互式分析系统的工程实践。</w:delText>
        </w:r>
      </w:del>
    </w:p>
    <w:p w14:paraId="0365C3F2" w14:textId="77777777" w:rsidR="007D4CDC" w:rsidRPr="00AC43D7" w:rsidRDefault="007D4CDC" w:rsidP="00860C72">
      <w:pPr>
        <w:spacing w:line="360" w:lineRule="auto"/>
        <w:jc w:val="left"/>
        <w:rPr>
          <w:rFonts w:hint="eastAsia"/>
          <w:szCs w:val="21"/>
        </w:rPr>
        <w:pPrChange w:id="82" w:author="运佳 张" w:date="2025-12-24T11:51:00Z" w16du:dateUtc="2025-12-24T03:51:00Z">
          <w:pPr>
            <w:jc w:val="left"/>
          </w:pPr>
        </w:pPrChange>
      </w:pPr>
    </w:p>
    <w:p w14:paraId="7CEBBBE4" w14:textId="6E6D5F97" w:rsidR="00AC43D7" w:rsidRPr="00AC43D7" w:rsidDel="00860C72" w:rsidRDefault="00AC43D7" w:rsidP="00AC43D7">
      <w:pPr>
        <w:jc w:val="left"/>
        <w:rPr>
          <w:del w:id="83" w:author="运佳 张" w:date="2025-12-24T11:51:00Z" w16du:dateUtc="2025-12-24T03:51:00Z"/>
          <w:rFonts w:hint="eastAsia"/>
          <w:b/>
          <w:bCs/>
          <w:sz w:val="30"/>
          <w:szCs w:val="30"/>
        </w:rPr>
      </w:pPr>
      <w:r w:rsidRPr="00AC43D7">
        <w:rPr>
          <w:b/>
          <w:bCs/>
          <w:sz w:val="30"/>
          <w:szCs w:val="30"/>
        </w:rPr>
        <w:t>3. 研究内容、论文框架及创新点</w:t>
      </w:r>
    </w:p>
    <w:p w14:paraId="7A9411EF" w14:textId="77777777" w:rsidR="00AC43D7" w:rsidRPr="00AC43D7" w:rsidRDefault="00AC43D7" w:rsidP="00AC43D7">
      <w:pPr>
        <w:jc w:val="left"/>
        <w:rPr>
          <w:rFonts w:hint="eastAsia"/>
          <w:szCs w:val="21"/>
        </w:rPr>
      </w:pPr>
    </w:p>
    <w:p w14:paraId="1D81049F" w14:textId="74F91C7D" w:rsidR="00AC43D7" w:rsidRPr="00AC43D7" w:rsidDel="00860C72" w:rsidRDefault="00AC43D7" w:rsidP="00AC43D7">
      <w:pPr>
        <w:jc w:val="left"/>
        <w:rPr>
          <w:del w:id="84" w:author="运佳 张" w:date="2025-12-24T11:51:00Z" w16du:dateUtc="2025-12-24T03:51:00Z"/>
          <w:rFonts w:hint="eastAsia"/>
          <w:b/>
          <w:bCs/>
          <w:sz w:val="28"/>
          <w:szCs w:val="28"/>
        </w:rPr>
      </w:pPr>
      <w:r w:rsidRPr="00AC43D7">
        <w:rPr>
          <w:b/>
          <w:bCs/>
          <w:sz w:val="28"/>
          <w:szCs w:val="28"/>
        </w:rPr>
        <w:t>3.1 研究内容</w:t>
      </w:r>
    </w:p>
    <w:p w14:paraId="799B18E8" w14:textId="77777777" w:rsidR="00AC43D7" w:rsidRPr="00AC43D7" w:rsidRDefault="00AC43D7" w:rsidP="00860C72">
      <w:pPr>
        <w:jc w:val="left"/>
        <w:rPr>
          <w:rFonts w:hint="eastAsia"/>
          <w:szCs w:val="21"/>
        </w:rPr>
        <w:pPrChange w:id="85" w:author="运佳 张" w:date="2025-12-24T11:51:00Z" w16du:dateUtc="2025-12-24T03:51:00Z">
          <w:pPr>
            <w:spacing w:line="360" w:lineRule="auto"/>
            <w:jc w:val="left"/>
          </w:pPr>
        </w:pPrChange>
      </w:pPr>
    </w:p>
    <w:p w14:paraId="4E17719E" w14:textId="77777777" w:rsidR="00AC43D7" w:rsidRPr="00AC43D7" w:rsidDel="00C073E4" w:rsidRDefault="00AC43D7" w:rsidP="00E24807">
      <w:pPr>
        <w:spacing w:line="360" w:lineRule="auto"/>
        <w:jc w:val="left"/>
        <w:rPr>
          <w:del w:id="86" w:author="运佳 张" w:date="2025-12-24T11:45:00Z" w16du:dateUtc="2025-12-24T03:45:00Z"/>
          <w:rFonts w:ascii="宋体" w:eastAsia="宋体" w:hAnsi="宋体" w:hint="eastAsia"/>
          <w:sz w:val="24"/>
          <w:szCs w:val="24"/>
        </w:rPr>
      </w:pPr>
      <w:r w:rsidRPr="00AC43D7">
        <w:rPr>
          <w:rFonts w:ascii="宋体" w:eastAsia="宋体" w:hAnsi="宋体"/>
          <w:sz w:val="24"/>
          <w:szCs w:val="24"/>
        </w:rPr>
        <w:t>本项目拟设计并实现一套完整的财经分析系统，核心模块包括：</w:t>
      </w:r>
    </w:p>
    <w:p w14:paraId="746EA59E" w14:textId="77777777" w:rsidR="00AC43D7" w:rsidRPr="00AC43D7" w:rsidRDefault="00AC43D7" w:rsidP="00E24807">
      <w:pPr>
        <w:spacing w:line="360" w:lineRule="auto"/>
        <w:jc w:val="left"/>
        <w:rPr>
          <w:rFonts w:ascii="宋体" w:eastAsia="宋体" w:hAnsi="宋体" w:hint="eastAsia"/>
          <w:sz w:val="24"/>
          <w:szCs w:val="24"/>
        </w:rPr>
      </w:pPr>
    </w:p>
    <w:p w14:paraId="53D49BD4" w14:textId="66AC132B" w:rsidR="00AC43D7" w:rsidRPr="00AC43D7" w:rsidRDefault="00AC43D7" w:rsidP="00E24807">
      <w:pPr>
        <w:spacing w:line="360" w:lineRule="auto"/>
        <w:jc w:val="left"/>
        <w:rPr>
          <w:rFonts w:ascii="宋体" w:eastAsia="宋体" w:hAnsi="宋体" w:hint="eastAsia"/>
          <w:sz w:val="24"/>
          <w:szCs w:val="24"/>
        </w:rPr>
      </w:pPr>
      <w:r w:rsidRPr="00AC43D7">
        <w:rPr>
          <w:rFonts w:ascii="宋体" w:eastAsia="宋体" w:hAnsi="宋体"/>
          <w:sz w:val="24"/>
          <w:szCs w:val="24"/>
        </w:rPr>
        <w:t>1. 数据采集与预处理：实现K线数据、财经快讯流及上市公司财报（PDF）的自动化采集，并建立结构化关联数据库。</w:t>
      </w:r>
    </w:p>
    <w:p w14:paraId="1E6AF08E" w14:textId="72684CC2" w:rsidR="00AC43D7" w:rsidRPr="00AC43D7" w:rsidRDefault="00AC43D7" w:rsidP="00E24807">
      <w:pPr>
        <w:spacing w:line="360" w:lineRule="auto"/>
        <w:jc w:val="left"/>
        <w:rPr>
          <w:rFonts w:ascii="宋体" w:eastAsia="宋体" w:hAnsi="宋体" w:hint="eastAsia"/>
          <w:sz w:val="24"/>
          <w:szCs w:val="24"/>
        </w:rPr>
      </w:pPr>
      <w:r w:rsidRPr="00AC43D7">
        <w:rPr>
          <w:rFonts w:ascii="宋体" w:eastAsia="宋体" w:hAnsi="宋体"/>
          <w:sz w:val="24"/>
          <w:szCs w:val="24"/>
        </w:rPr>
        <w:t>2. 高频快讯分析引擎：基于微调的BERT模型，对短文本快讯进行实时情感极性（利好/利空/中性）预测。</w:t>
      </w:r>
    </w:p>
    <w:p w14:paraId="079B3794" w14:textId="039FE3D5" w:rsidR="00AC43D7" w:rsidRPr="00AC43D7" w:rsidRDefault="00AC43D7" w:rsidP="00E24807">
      <w:pPr>
        <w:spacing w:line="360" w:lineRule="auto"/>
        <w:jc w:val="left"/>
        <w:rPr>
          <w:rFonts w:ascii="宋体" w:eastAsia="宋体" w:hAnsi="宋体" w:hint="eastAsia"/>
          <w:sz w:val="24"/>
          <w:szCs w:val="24"/>
        </w:rPr>
      </w:pPr>
      <w:r w:rsidRPr="00AC43D7">
        <w:rPr>
          <w:rFonts w:ascii="宋体" w:eastAsia="宋体" w:hAnsi="宋体"/>
          <w:sz w:val="24"/>
          <w:szCs w:val="24"/>
        </w:rPr>
        <w:t xml:space="preserve">3. </w:t>
      </w:r>
      <w:proofErr w:type="gramStart"/>
      <w:r w:rsidRPr="00AC43D7">
        <w:rPr>
          <w:rFonts w:ascii="宋体" w:eastAsia="宋体" w:hAnsi="宋体"/>
          <w:sz w:val="24"/>
          <w:szCs w:val="24"/>
        </w:rPr>
        <w:t>深度财报检索</w:t>
      </w:r>
      <w:proofErr w:type="gramEnd"/>
      <w:r w:rsidRPr="00AC43D7">
        <w:rPr>
          <w:rFonts w:ascii="宋体" w:eastAsia="宋体" w:hAnsi="宋体"/>
          <w:sz w:val="24"/>
          <w:szCs w:val="24"/>
        </w:rPr>
        <w:t>引擎：基于RAG技术，</w:t>
      </w:r>
      <w:proofErr w:type="gramStart"/>
      <w:r w:rsidRPr="00AC43D7">
        <w:rPr>
          <w:rFonts w:ascii="宋体" w:eastAsia="宋体" w:hAnsi="宋体"/>
          <w:sz w:val="24"/>
          <w:szCs w:val="24"/>
        </w:rPr>
        <w:t>对财报进行</w:t>
      </w:r>
      <w:proofErr w:type="gramEnd"/>
      <w:r w:rsidRPr="00AC43D7">
        <w:rPr>
          <w:rFonts w:ascii="宋体" w:eastAsia="宋体" w:hAnsi="宋体"/>
          <w:sz w:val="24"/>
          <w:szCs w:val="24"/>
        </w:rPr>
        <w:t>向量化分块存储，实现</w:t>
      </w:r>
      <w:proofErr w:type="gramStart"/>
      <w:r w:rsidRPr="00AC43D7">
        <w:rPr>
          <w:rFonts w:ascii="宋体" w:eastAsia="宋体" w:hAnsi="宋体"/>
          <w:sz w:val="24"/>
          <w:szCs w:val="24"/>
        </w:rPr>
        <w:t>语义级</w:t>
      </w:r>
      <w:proofErr w:type="gramEnd"/>
      <w:r w:rsidRPr="00AC43D7">
        <w:rPr>
          <w:rFonts w:ascii="宋体" w:eastAsia="宋体" w:hAnsi="宋体"/>
          <w:sz w:val="24"/>
          <w:szCs w:val="24"/>
        </w:rPr>
        <w:t>的内容检索与问答。</w:t>
      </w:r>
    </w:p>
    <w:p w14:paraId="68AFE0E2" w14:textId="27F41016" w:rsidR="00AC43D7" w:rsidRPr="00AC43D7" w:rsidRDefault="00AC43D7" w:rsidP="00E24807">
      <w:pPr>
        <w:spacing w:line="360" w:lineRule="auto"/>
        <w:jc w:val="left"/>
        <w:rPr>
          <w:rFonts w:ascii="宋体" w:eastAsia="宋体" w:hAnsi="宋体" w:hint="eastAsia"/>
          <w:sz w:val="24"/>
          <w:szCs w:val="24"/>
        </w:rPr>
      </w:pPr>
      <w:r w:rsidRPr="00AC43D7">
        <w:rPr>
          <w:rFonts w:ascii="宋体" w:eastAsia="宋体" w:hAnsi="宋体"/>
          <w:sz w:val="24"/>
          <w:szCs w:val="24"/>
        </w:rPr>
        <w:t>4. 智能分析可视化前端：利用LLM作为逻辑中心，调度各引擎分析结果，并结合可视化库（如</w:t>
      </w:r>
      <w:proofErr w:type="spellStart"/>
      <w:r w:rsidRPr="00AC43D7">
        <w:rPr>
          <w:rFonts w:ascii="宋体" w:eastAsia="宋体" w:hAnsi="宋体"/>
          <w:sz w:val="24"/>
          <w:szCs w:val="24"/>
        </w:rPr>
        <w:t>Pyecharts</w:t>
      </w:r>
      <w:proofErr w:type="spellEnd"/>
      <w:r w:rsidRPr="00AC43D7">
        <w:rPr>
          <w:rFonts w:ascii="宋体" w:eastAsia="宋体" w:hAnsi="宋体"/>
          <w:sz w:val="24"/>
          <w:szCs w:val="24"/>
        </w:rPr>
        <w:t>）在K线图上动态标注新闻事件。</w:t>
      </w:r>
    </w:p>
    <w:p w14:paraId="3E53402D" w14:textId="77777777" w:rsidR="00AC43D7" w:rsidRPr="00AC43D7" w:rsidRDefault="00AC43D7" w:rsidP="00AC43D7">
      <w:pPr>
        <w:jc w:val="left"/>
        <w:rPr>
          <w:rFonts w:hint="eastAsia"/>
          <w:szCs w:val="21"/>
        </w:rPr>
      </w:pPr>
    </w:p>
    <w:p w14:paraId="1AD1E4C7" w14:textId="13C6D256" w:rsidR="00AC43D7" w:rsidRPr="00AC43D7" w:rsidDel="00C073E4" w:rsidRDefault="00AC43D7" w:rsidP="00AC43D7">
      <w:pPr>
        <w:jc w:val="left"/>
        <w:rPr>
          <w:del w:id="87" w:author="运佳 张" w:date="2025-12-24T11:45:00Z" w16du:dateUtc="2025-12-24T03:45:00Z"/>
          <w:rFonts w:hint="eastAsia"/>
          <w:b/>
          <w:bCs/>
          <w:sz w:val="28"/>
          <w:szCs w:val="28"/>
        </w:rPr>
      </w:pPr>
      <w:r w:rsidRPr="00AC43D7">
        <w:rPr>
          <w:b/>
          <w:bCs/>
          <w:sz w:val="28"/>
          <w:szCs w:val="28"/>
        </w:rPr>
        <w:t>3.2 论文框架</w:t>
      </w:r>
    </w:p>
    <w:p w14:paraId="01426563" w14:textId="77777777" w:rsidR="00AC43D7" w:rsidRPr="00AC43D7" w:rsidRDefault="00AC43D7" w:rsidP="00AC43D7">
      <w:pPr>
        <w:jc w:val="left"/>
        <w:rPr>
          <w:rFonts w:hint="eastAsia"/>
          <w:szCs w:val="21"/>
        </w:rPr>
      </w:pPr>
    </w:p>
    <w:p w14:paraId="6B383831" w14:textId="4AE33318" w:rsidR="00AC43D7" w:rsidRPr="00AC43D7" w:rsidRDefault="00AC43D7" w:rsidP="00077F9E">
      <w:pPr>
        <w:spacing w:line="360" w:lineRule="auto"/>
        <w:jc w:val="left"/>
        <w:rPr>
          <w:rFonts w:ascii="宋体" w:eastAsia="宋体" w:hAnsi="宋体" w:hint="eastAsia"/>
          <w:sz w:val="24"/>
          <w:szCs w:val="24"/>
        </w:rPr>
      </w:pPr>
      <w:r w:rsidRPr="00AC43D7">
        <w:rPr>
          <w:rFonts w:ascii="宋体" w:eastAsia="宋体" w:hAnsi="宋体"/>
          <w:sz w:val="24"/>
          <w:szCs w:val="24"/>
        </w:rPr>
        <w:t xml:space="preserve"> 第一章 绪论：阐述课题背景、意义及研究现状。</w:t>
      </w:r>
    </w:p>
    <w:p w14:paraId="66D0969A" w14:textId="092BE9AD" w:rsidR="00AC43D7" w:rsidRPr="00AC43D7" w:rsidRDefault="00AC43D7" w:rsidP="00077F9E">
      <w:pPr>
        <w:spacing w:line="360" w:lineRule="auto"/>
        <w:jc w:val="left"/>
        <w:rPr>
          <w:rFonts w:ascii="宋体" w:eastAsia="宋体" w:hAnsi="宋体" w:hint="eastAsia"/>
          <w:sz w:val="24"/>
          <w:szCs w:val="24"/>
        </w:rPr>
      </w:pPr>
      <w:r w:rsidRPr="00AC43D7">
        <w:rPr>
          <w:rFonts w:ascii="宋体" w:eastAsia="宋体" w:hAnsi="宋体"/>
          <w:sz w:val="24"/>
          <w:szCs w:val="24"/>
        </w:rPr>
        <w:t xml:space="preserve"> 第二章 相关技术：介绍Transformer原理、BERT、RAG架构、代理标注方法等。</w:t>
      </w:r>
    </w:p>
    <w:p w14:paraId="6B2E7F6A" w14:textId="74B05009" w:rsidR="00AC43D7" w:rsidRPr="00AC43D7" w:rsidRDefault="00AC43D7" w:rsidP="00077F9E">
      <w:pPr>
        <w:spacing w:line="360" w:lineRule="auto"/>
        <w:jc w:val="left"/>
        <w:rPr>
          <w:rFonts w:ascii="宋体" w:eastAsia="宋体" w:hAnsi="宋体" w:hint="eastAsia"/>
          <w:sz w:val="24"/>
          <w:szCs w:val="24"/>
        </w:rPr>
      </w:pPr>
      <w:r w:rsidRPr="00AC43D7">
        <w:rPr>
          <w:rFonts w:ascii="宋体" w:eastAsia="宋体" w:hAnsi="宋体"/>
          <w:sz w:val="24"/>
          <w:szCs w:val="24"/>
        </w:rPr>
        <w:t xml:space="preserve"> 第三章 系统架构设计：总体设计思路、数据库逻辑设计、API集成方案。</w:t>
      </w:r>
    </w:p>
    <w:p w14:paraId="71DAEDCE" w14:textId="2AFB6055" w:rsidR="00AC43D7" w:rsidRPr="00AC43D7" w:rsidRDefault="00AC43D7" w:rsidP="00077F9E">
      <w:pPr>
        <w:spacing w:line="360" w:lineRule="auto"/>
        <w:jc w:val="left"/>
        <w:rPr>
          <w:rFonts w:ascii="宋体" w:eastAsia="宋体" w:hAnsi="宋体" w:hint="eastAsia"/>
          <w:sz w:val="24"/>
          <w:szCs w:val="24"/>
        </w:rPr>
      </w:pPr>
      <w:r w:rsidRPr="00AC43D7">
        <w:rPr>
          <w:rFonts w:ascii="宋体" w:eastAsia="宋体" w:hAnsi="宋体"/>
          <w:sz w:val="24"/>
          <w:szCs w:val="24"/>
        </w:rPr>
        <w:t xml:space="preserve"> 第四章 混合NLP分析模型的实现： 详细描述BERT分类器的微调流程及RAG索引的构建。</w:t>
      </w:r>
    </w:p>
    <w:p w14:paraId="76E1F20A" w14:textId="08AB687C" w:rsidR="00AC43D7" w:rsidRPr="00AC43D7" w:rsidRDefault="00AC43D7" w:rsidP="00077F9E">
      <w:pPr>
        <w:spacing w:line="360" w:lineRule="auto"/>
        <w:jc w:val="left"/>
        <w:rPr>
          <w:rFonts w:ascii="宋体" w:eastAsia="宋体" w:hAnsi="宋体" w:hint="eastAsia"/>
          <w:sz w:val="24"/>
          <w:szCs w:val="24"/>
        </w:rPr>
      </w:pPr>
      <w:r w:rsidRPr="00AC43D7">
        <w:rPr>
          <w:rFonts w:ascii="宋体" w:eastAsia="宋体" w:hAnsi="宋体"/>
          <w:sz w:val="24"/>
          <w:szCs w:val="24"/>
        </w:rPr>
        <w:t xml:space="preserve"> 第五章 系统功能实现与测试：展示可视化界面，进行分类准确率评估及功能验证。</w:t>
      </w:r>
    </w:p>
    <w:p w14:paraId="550F73BA" w14:textId="32D41B17" w:rsidR="00AC43D7" w:rsidRPr="00AC43D7" w:rsidRDefault="00AC43D7" w:rsidP="00077F9E">
      <w:pPr>
        <w:spacing w:line="360" w:lineRule="auto"/>
        <w:jc w:val="left"/>
        <w:rPr>
          <w:rFonts w:ascii="宋体" w:eastAsia="宋体" w:hAnsi="宋体" w:hint="eastAsia"/>
          <w:sz w:val="24"/>
          <w:szCs w:val="24"/>
        </w:rPr>
      </w:pPr>
      <w:r w:rsidRPr="00AC43D7">
        <w:rPr>
          <w:rFonts w:ascii="宋体" w:eastAsia="宋体" w:hAnsi="宋体"/>
          <w:sz w:val="24"/>
          <w:szCs w:val="24"/>
        </w:rPr>
        <w:t xml:space="preserve"> 第六章 总结与展望：总结研究成果，提出未来的改进方向。</w:t>
      </w:r>
    </w:p>
    <w:p w14:paraId="4CD7776B" w14:textId="77777777" w:rsidR="00AC43D7" w:rsidRPr="00AC43D7" w:rsidRDefault="00AC43D7" w:rsidP="00AC43D7">
      <w:pPr>
        <w:jc w:val="left"/>
        <w:rPr>
          <w:rFonts w:hint="eastAsia"/>
          <w:szCs w:val="21"/>
        </w:rPr>
      </w:pPr>
    </w:p>
    <w:p w14:paraId="010D1D57" w14:textId="4D7FE883" w:rsidR="00AC43D7" w:rsidRPr="00AC43D7" w:rsidDel="00C073E4" w:rsidRDefault="00AC43D7" w:rsidP="00AC43D7">
      <w:pPr>
        <w:jc w:val="left"/>
        <w:rPr>
          <w:del w:id="88" w:author="运佳 张" w:date="2025-12-24T11:45:00Z" w16du:dateUtc="2025-12-24T03:45:00Z"/>
          <w:rFonts w:hint="eastAsia"/>
          <w:b/>
          <w:bCs/>
          <w:sz w:val="28"/>
          <w:szCs w:val="28"/>
        </w:rPr>
      </w:pPr>
      <w:r w:rsidRPr="00AC43D7">
        <w:rPr>
          <w:b/>
          <w:bCs/>
          <w:sz w:val="28"/>
          <w:szCs w:val="28"/>
        </w:rPr>
        <w:t>3.3 创新点</w:t>
      </w:r>
    </w:p>
    <w:p w14:paraId="6F2B416F" w14:textId="77777777" w:rsidR="00AC43D7" w:rsidRPr="00AC43D7" w:rsidRDefault="00AC43D7" w:rsidP="00AC43D7">
      <w:pPr>
        <w:jc w:val="left"/>
        <w:rPr>
          <w:rFonts w:hint="eastAsia"/>
          <w:szCs w:val="21"/>
        </w:rPr>
      </w:pPr>
    </w:p>
    <w:p w14:paraId="697A2D51" w14:textId="3DF44EBD" w:rsidR="00AC43D7" w:rsidRPr="00AC43D7" w:rsidRDefault="00AC43D7" w:rsidP="00EF40F5">
      <w:pPr>
        <w:spacing w:line="360" w:lineRule="auto"/>
        <w:jc w:val="left"/>
        <w:rPr>
          <w:rFonts w:ascii="宋体" w:eastAsia="宋体" w:hAnsi="宋体" w:hint="eastAsia"/>
          <w:sz w:val="24"/>
          <w:szCs w:val="24"/>
        </w:rPr>
      </w:pPr>
      <w:r w:rsidRPr="00AC43D7">
        <w:rPr>
          <w:rFonts w:ascii="宋体" w:eastAsia="宋体" w:hAnsi="宋体"/>
          <w:sz w:val="24"/>
          <w:szCs w:val="24"/>
        </w:rPr>
        <w:t>1. 架构创新（混合引擎）：提出“分类+检索”的混合架构，同时满足高频快讯的时效性分析与长文档的深度语义挖掘。</w:t>
      </w:r>
    </w:p>
    <w:p w14:paraId="0F297AAF" w14:textId="607D8A4A" w:rsidR="00AC43D7" w:rsidRPr="00AC43D7" w:rsidRDefault="00AC43D7" w:rsidP="00EF40F5">
      <w:pPr>
        <w:spacing w:line="360" w:lineRule="auto"/>
        <w:jc w:val="left"/>
        <w:rPr>
          <w:rFonts w:ascii="宋体" w:eastAsia="宋体" w:hAnsi="宋体" w:hint="eastAsia"/>
          <w:sz w:val="24"/>
          <w:szCs w:val="24"/>
        </w:rPr>
      </w:pPr>
      <w:r w:rsidRPr="00AC43D7">
        <w:rPr>
          <w:rFonts w:ascii="宋体" w:eastAsia="宋体" w:hAnsi="宋体"/>
          <w:sz w:val="24"/>
          <w:szCs w:val="24"/>
        </w:rPr>
        <w:lastRenderedPageBreak/>
        <w:t>2. 标注方法创新（代理标注）：采用基于金融价格走势反向打标的“代理标注”技术，解决了金融领域高质量标注数据获取难的问题。</w:t>
      </w:r>
    </w:p>
    <w:p w14:paraId="45544186" w14:textId="4B2F2CB9" w:rsidR="00AC43D7" w:rsidRPr="00AC43D7" w:rsidRDefault="00AC43D7" w:rsidP="00EF40F5">
      <w:pPr>
        <w:spacing w:line="360" w:lineRule="auto"/>
        <w:jc w:val="left"/>
        <w:rPr>
          <w:rFonts w:ascii="宋体" w:eastAsia="宋体" w:hAnsi="宋体" w:hint="eastAsia"/>
          <w:sz w:val="24"/>
          <w:szCs w:val="24"/>
        </w:rPr>
      </w:pPr>
      <w:r w:rsidRPr="00AC43D7">
        <w:rPr>
          <w:rFonts w:ascii="宋体" w:eastAsia="宋体" w:hAnsi="宋体"/>
          <w:sz w:val="24"/>
          <w:szCs w:val="24"/>
        </w:rPr>
        <w:t>3. 呈现形式创新：实现了“文本情感-价格趋势”的时间轴联动可视化，提供了直观的“事件-反应”验证。</w:t>
      </w:r>
    </w:p>
    <w:p w14:paraId="4C628320" w14:textId="77777777" w:rsidR="00AC43D7" w:rsidRPr="00AC43D7" w:rsidRDefault="00AC43D7" w:rsidP="00AC43D7">
      <w:pPr>
        <w:jc w:val="left"/>
        <w:rPr>
          <w:rFonts w:hint="eastAsia"/>
          <w:szCs w:val="21"/>
        </w:rPr>
      </w:pPr>
    </w:p>
    <w:p w14:paraId="7A4D4D78" w14:textId="3F07B711" w:rsidR="00AC43D7" w:rsidRPr="00AC43D7" w:rsidDel="00C073E4" w:rsidRDefault="00AC43D7" w:rsidP="00AC43D7">
      <w:pPr>
        <w:jc w:val="left"/>
        <w:rPr>
          <w:del w:id="89" w:author="运佳 张" w:date="2025-12-24T11:45:00Z" w16du:dateUtc="2025-12-24T03:45:00Z"/>
          <w:rFonts w:hint="eastAsia"/>
          <w:b/>
          <w:bCs/>
          <w:sz w:val="30"/>
          <w:szCs w:val="30"/>
        </w:rPr>
      </w:pPr>
      <w:r w:rsidRPr="00AC43D7">
        <w:rPr>
          <w:b/>
          <w:bCs/>
          <w:sz w:val="30"/>
          <w:szCs w:val="30"/>
        </w:rPr>
        <w:t>4. 研究思路与研究方法</w:t>
      </w:r>
    </w:p>
    <w:p w14:paraId="3D7C4B4B" w14:textId="77777777" w:rsidR="00AC43D7" w:rsidRDefault="00AC43D7" w:rsidP="00AC43D7">
      <w:pPr>
        <w:jc w:val="left"/>
        <w:rPr>
          <w:rFonts w:hint="eastAsia"/>
          <w:szCs w:val="21"/>
        </w:rPr>
      </w:pPr>
    </w:p>
    <w:p w14:paraId="1A55C691" w14:textId="6FE4F447" w:rsidR="00AC43D7" w:rsidRPr="00AC43D7" w:rsidDel="00860C72" w:rsidRDefault="00AC43D7" w:rsidP="00AC43D7">
      <w:pPr>
        <w:jc w:val="left"/>
        <w:rPr>
          <w:del w:id="90" w:author="运佳 张" w:date="2025-12-24T11:51:00Z" w16du:dateUtc="2025-12-24T03:51:00Z"/>
          <w:rFonts w:hint="eastAsia"/>
          <w:b/>
          <w:bCs/>
          <w:sz w:val="28"/>
          <w:szCs w:val="28"/>
        </w:rPr>
      </w:pPr>
      <w:r w:rsidRPr="00AC43D7">
        <w:rPr>
          <w:b/>
          <w:bCs/>
          <w:sz w:val="28"/>
          <w:szCs w:val="28"/>
        </w:rPr>
        <w:t>4.1 研究思路</w:t>
      </w:r>
    </w:p>
    <w:p w14:paraId="67AF5FD3" w14:textId="77777777" w:rsidR="00AC43D7" w:rsidRPr="00AC43D7" w:rsidRDefault="00AC43D7" w:rsidP="00AC43D7">
      <w:pPr>
        <w:jc w:val="left"/>
        <w:rPr>
          <w:rFonts w:hint="eastAsia"/>
          <w:szCs w:val="21"/>
        </w:rPr>
      </w:pPr>
    </w:p>
    <w:p w14:paraId="4DFC0681" w14:textId="77777777" w:rsidR="00AC43D7" w:rsidRPr="00AC43D7" w:rsidDel="00C073E4" w:rsidRDefault="00AC43D7" w:rsidP="00797A2B">
      <w:pPr>
        <w:spacing w:line="360" w:lineRule="auto"/>
        <w:jc w:val="left"/>
        <w:rPr>
          <w:del w:id="91" w:author="运佳 张" w:date="2025-12-24T11:46:00Z" w16du:dateUtc="2025-12-24T03:46:00Z"/>
          <w:rFonts w:ascii="宋体" w:eastAsia="宋体" w:hAnsi="宋体" w:hint="eastAsia"/>
          <w:sz w:val="24"/>
          <w:szCs w:val="24"/>
        </w:rPr>
      </w:pPr>
      <w:r w:rsidRPr="00AC43D7">
        <w:rPr>
          <w:rFonts w:ascii="宋体" w:eastAsia="宋体" w:hAnsi="宋体"/>
          <w:sz w:val="24"/>
          <w:szCs w:val="24"/>
        </w:rPr>
        <w:t>本研究遵循“数据驱动、模块化设计”的原则：</w:t>
      </w:r>
    </w:p>
    <w:p w14:paraId="58926F6F" w14:textId="77777777" w:rsidR="00AC43D7" w:rsidRPr="00AC43D7" w:rsidRDefault="00AC43D7" w:rsidP="00797A2B">
      <w:pPr>
        <w:spacing w:line="360" w:lineRule="auto"/>
        <w:jc w:val="left"/>
        <w:rPr>
          <w:rFonts w:ascii="宋体" w:eastAsia="宋体" w:hAnsi="宋体" w:hint="eastAsia"/>
          <w:sz w:val="24"/>
          <w:szCs w:val="24"/>
        </w:rPr>
      </w:pPr>
    </w:p>
    <w:p w14:paraId="04C9D6BC" w14:textId="6BD38800" w:rsidR="00AC43D7" w:rsidRPr="00AC43D7" w:rsidRDefault="00AC43D7" w:rsidP="00797A2B">
      <w:pPr>
        <w:spacing w:line="360" w:lineRule="auto"/>
        <w:jc w:val="left"/>
        <w:rPr>
          <w:rFonts w:ascii="宋体" w:eastAsia="宋体" w:hAnsi="宋体" w:hint="eastAsia"/>
          <w:sz w:val="24"/>
          <w:szCs w:val="24"/>
        </w:rPr>
      </w:pPr>
      <w:r w:rsidRPr="00AC43D7">
        <w:rPr>
          <w:rFonts w:ascii="宋体" w:eastAsia="宋体" w:hAnsi="宋体"/>
          <w:sz w:val="24"/>
          <w:szCs w:val="24"/>
        </w:rPr>
        <w:t>1. 数据层：构建Scrapy爬虫集群，利用SQLite进行多源异构数据存储。</w:t>
      </w:r>
    </w:p>
    <w:p w14:paraId="4E3FA2DE" w14:textId="2D155D30" w:rsidR="00AC43D7" w:rsidRPr="00AC43D7" w:rsidRDefault="00AC43D7" w:rsidP="00797A2B">
      <w:pPr>
        <w:spacing w:line="360" w:lineRule="auto"/>
        <w:jc w:val="left"/>
        <w:rPr>
          <w:rFonts w:ascii="宋体" w:eastAsia="宋体" w:hAnsi="宋体" w:hint="eastAsia"/>
          <w:sz w:val="24"/>
          <w:szCs w:val="24"/>
        </w:rPr>
      </w:pPr>
      <w:r w:rsidRPr="00AC43D7">
        <w:rPr>
          <w:rFonts w:ascii="宋体" w:eastAsia="宋体" w:hAnsi="宋体"/>
          <w:sz w:val="24"/>
          <w:szCs w:val="24"/>
        </w:rPr>
        <w:t xml:space="preserve">2. 算法层：利用云端算力（Google </w:t>
      </w:r>
      <w:proofErr w:type="spellStart"/>
      <w:r w:rsidRPr="00AC43D7">
        <w:rPr>
          <w:rFonts w:ascii="宋体" w:eastAsia="宋体" w:hAnsi="宋体"/>
          <w:sz w:val="24"/>
          <w:szCs w:val="24"/>
        </w:rPr>
        <w:t>Colab</w:t>
      </w:r>
      <w:proofErr w:type="spellEnd"/>
      <w:r w:rsidRPr="00AC43D7">
        <w:rPr>
          <w:rFonts w:ascii="宋体" w:eastAsia="宋体" w:hAnsi="宋体"/>
          <w:sz w:val="24"/>
          <w:szCs w:val="24"/>
        </w:rPr>
        <w:t>）完成模型的离线微调，提取权重文件供本地使用。</w:t>
      </w:r>
    </w:p>
    <w:p w14:paraId="7A57FDCE" w14:textId="27A4D793" w:rsidR="00AC43D7" w:rsidRPr="00AC43D7" w:rsidRDefault="00AC43D7" w:rsidP="00797A2B">
      <w:pPr>
        <w:spacing w:line="360" w:lineRule="auto"/>
        <w:jc w:val="left"/>
        <w:rPr>
          <w:rFonts w:ascii="宋体" w:eastAsia="宋体" w:hAnsi="宋体" w:hint="eastAsia"/>
          <w:sz w:val="24"/>
          <w:szCs w:val="24"/>
        </w:rPr>
      </w:pPr>
      <w:r w:rsidRPr="00AC43D7">
        <w:rPr>
          <w:rFonts w:ascii="宋体" w:eastAsia="宋体" w:hAnsi="宋体"/>
          <w:sz w:val="24"/>
          <w:szCs w:val="24"/>
        </w:rPr>
        <w:t>3. 应用层：使用</w:t>
      </w:r>
      <w:proofErr w:type="spellStart"/>
      <w:r w:rsidRPr="00AC43D7">
        <w:rPr>
          <w:rFonts w:ascii="宋体" w:eastAsia="宋体" w:hAnsi="宋体"/>
          <w:sz w:val="24"/>
          <w:szCs w:val="24"/>
        </w:rPr>
        <w:t>LangChain</w:t>
      </w:r>
      <w:proofErr w:type="spellEnd"/>
      <w:r w:rsidRPr="00AC43D7">
        <w:rPr>
          <w:rFonts w:ascii="宋体" w:eastAsia="宋体" w:hAnsi="宋体"/>
          <w:sz w:val="24"/>
          <w:szCs w:val="24"/>
        </w:rPr>
        <w:t>封装LLM调度逻辑，基于</w:t>
      </w:r>
      <w:proofErr w:type="spellStart"/>
      <w:r w:rsidRPr="00AC43D7">
        <w:rPr>
          <w:rFonts w:ascii="宋体" w:eastAsia="宋体" w:hAnsi="宋体"/>
          <w:sz w:val="24"/>
          <w:szCs w:val="24"/>
        </w:rPr>
        <w:t>Streamlit</w:t>
      </w:r>
      <w:proofErr w:type="spellEnd"/>
      <w:r w:rsidRPr="00AC43D7">
        <w:rPr>
          <w:rFonts w:ascii="宋体" w:eastAsia="宋体" w:hAnsi="宋体"/>
          <w:sz w:val="24"/>
          <w:szCs w:val="24"/>
        </w:rPr>
        <w:t>快速构建Web UI。</w:t>
      </w:r>
    </w:p>
    <w:p w14:paraId="1CB0BBE7" w14:textId="77777777" w:rsidR="00AC43D7" w:rsidRPr="00AC43D7" w:rsidRDefault="00AC43D7" w:rsidP="00AC43D7">
      <w:pPr>
        <w:jc w:val="left"/>
        <w:rPr>
          <w:rFonts w:hint="eastAsia"/>
          <w:szCs w:val="21"/>
        </w:rPr>
      </w:pPr>
    </w:p>
    <w:p w14:paraId="43254E55" w14:textId="64614DB1" w:rsidR="00AC43D7" w:rsidRPr="00AC43D7" w:rsidDel="00860C72" w:rsidRDefault="00AC43D7" w:rsidP="00AC43D7">
      <w:pPr>
        <w:jc w:val="left"/>
        <w:rPr>
          <w:del w:id="92" w:author="运佳 张" w:date="2025-12-24T11:51:00Z" w16du:dateUtc="2025-12-24T03:51:00Z"/>
          <w:rFonts w:hint="eastAsia"/>
          <w:b/>
          <w:bCs/>
          <w:sz w:val="28"/>
          <w:szCs w:val="28"/>
        </w:rPr>
      </w:pPr>
      <w:r w:rsidRPr="00AC43D7">
        <w:rPr>
          <w:b/>
          <w:bCs/>
          <w:sz w:val="28"/>
          <w:szCs w:val="28"/>
        </w:rPr>
        <w:t>4.2 研究方法</w:t>
      </w:r>
    </w:p>
    <w:p w14:paraId="093ADC50" w14:textId="77777777" w:rsidR="00AC43D7" w:rsidRPr="00AC43D7" w:rsidRDefault="00AC43D7" w:rsidP="00AC43D7">
      <w:pPr>
        <w:jc w:val="left"/>
        <w:rPr>
          <w:rFonts w:hint="eastAsia"/>
          <w:szCs w:val="21"/>
        </w:rPr>
      </w:pPr>
    </w:p>
    <w:p w14:paraId="32229CD7" w14:textId="53726C56" w:rsidR="00AC43D7" w:rsidRPr="00AC43D7" w:rsidRDefault="00AC43D7" w:rsidP="00797A2B">
      <w:pPr>
        <w:spacing w:line="360" w:lineRule="auto"/>
        <w:jc w:val="left"/>
        <w:rPr>
          <w:rFonts w:ascii="宋体" w:eastAsia="宋体" w:hAnsi="宋体" w:hint="eastAsia"/>
          <w:sz w:val="24"/>
          <w:szCs w:val="24"/>
        </w:rPr>
      </w:pPr>
      <w:r w:rsidRPr="00AC43D7">
        <w:rPr>
          <w:rFonts w:ascii="宋体" w:eastAsia="宋体" w:hAnsi="宋体"/>
          <w:sz w:val="24"/>
          <w:szCs w:val="24"/>
        </w:rPr>
        <w:t xml:space="preserve"> 实验研究法：通过对测试集新闻进行预测，计算Precision、Recall和F1-Score来定量评估模型。</w:t>
      </w:r>
    </w:p>
    <w:p w14:paraId="74E7AB49" w14:textId="67B30106" w:rsidR="00AC43D7" w:rsidRPr="00AC43D7" w:rsidRDefault="00AC43D7" w:rsidP="00797A2B">
      <w:pPr>
        <w:spacing w:line="360" w:lineRule="auto"/>
        <w:jc w:val="left"/>
        <w:rPr>
          <w:rFonts w:ascii="宋体" w:eastAsia="宋体" w:hAnsi="宋体" w:hint="eastAsia"/>
          <w:sz w:val="24"/>
          <w:szCs w:val="24"/>
        </w:rPr>
      </w:pPr>
      <w:r w:rsidRPr="00AC43D7">
        <w:rPr>
          <w:rFonts w:ascii="宋体" w:eastAsia="宋体" w:hAnsi="宋体"/>
          <w:sz w:val="24"/>
          <w:szCs w:val="24"/>
        </w:rPr>
        <w:t xml:space="preserve"> 案例分析法：选取具体的行业热点或</w:t>
      </w:r>
      <w:proofErr w:type="gramStart"/>
      <w:r w:rsidRPr="00AC43D7">
        <w:rPr>
          <w:rFonts w:ascii="宋体" w:eastAsia="宋体" w:hAnsi="宋体"/>
          <w:sz w:val="24"/>
          <w:szCs w:val="24"/>
        </w:rPr>
        <w:t>典型财报</w:t>
      </w:r>
      <w:proofErr w:type="gramEnd"/>
      <w:r w:rsidRPr="00AC43D7">
        <w:rPr>
          <w:rFonts w:ascii="宋体" w:eastAsia="宋体" w:hAnsi="宋体"/>
          <w:sz w:val="24"/>
          <w:szCs w:val="24"/>
        </w:rPr>
        <w:t>，通过个案验证RAG问答的准确性和系统标注的逻辑性。</w:t>
      </w:r>
    </w:p>
    <w:p w14:paraId="76A2FEC9" w14:textId="593B1E97" w:rsidR="00AC43D7" w:rsidRPr="00AC43D7" w:rsidRDefault="00AC43D7" w:rsidP="00797A2B">
      <w:pPr>
        <w:spacing w:line="360" w:lineRule="auto"/>
        <w:jc w:val="left"/>
        <w:rPr>
          <w:rFonts w:ascii="宋体" w:eastAsia="宋体" w:hAnsi="宋体" w:hint="eastAsia"/>
          <w:sz w:val="24"/>
          <w:szCs w:val="24"/>
        </w:rPr>
      </w:pPr>
      <w:r w:rsidRPr="00AC43D7">
        <w:rPr>
          <w:rFonts w:ascii="宋体" w:eastAsia="宋体" w:hAnsi="宋体"/>
          <w:sz w:val="24"/>
          <w:szCs w:val="24"/>
        </w:rPr>
        <w:t xml:space="preserve"> 对比分析：对比使用RAG前后的回答准确度差异（消融实验）。</w:t>
      </w:r>
    </w:p>
    <w:p w14:paraId="62140351" w14:textId="77777777" w:rsidR="00AC43D7" w:rsidRDefault="00AC43D7" w:rsidP="00AC43D7">
      <w:pPr>
        <w:jc w:val="left"/>
        <w:rPr>
          <w:ins w:id="93" w:author="运佳 张" w:date="2025-12-24T11:46:00Z" w16du:dateUtc="2025-12-24T03:46:00Z"/>
          <w:rFonts w:hint="eastAsia"/>
          <w:szCs w:val="21"/>
        </w:rPr>
      </w:pPr>
    </w:p>
    <w:p w14:paraId="7AB787D0" w14:textId="77777777" w:rsidR="00C073E4" w:rsidRDefault="00C073E4" w:rsidP="00AC43D7">
      <w:pPr>
        <w:jc w:val="left"/>
        <w:rPr>
          <w:ins w:id="94" w:author="运佳 张" w:date="2025-12-24T11:46:00Z" w16du:dateUtc="2025-12-24T03:46:00Z"/>
          <w:rFonts w:hint="eastAsia"/>
          <w:szCs w:val="21"/>
        </w:rPr>
      </w:pPr>
    </w:p>
    <w:p w14:paraId="3CB1DB4F" w14:textId="77777777" w:rsidR="00C073E4" w:rsidRDefault="00C073E4" w:rsidP="00AC43D7">
      <w:pPr>
        <w:jc w:val="left"/>
        <w:rPr>
          <w:ins w:id="95" w:author="运佳 张" w:date="2025-12-24T11:46:00Z" w16du:dateUtc="2025-12-24T03:46:00Z"/>
          <w:rFonts w:hint="eastAsia"/>
          <w:szCs w:val="21"/>
        </w:rPr>
      </w:pPr>
    </w:p>
    <w:p w14:paraId="5FD4DC64" w14:textId="77777777" w:rsidR="00C073E4" w:rsidRDefault="00C073E4" w:rsidP="00AC43D7">
      <w:pPr>
        <w:jc w:val="left"/>
        <w:rPr>
          <w:ins w:id="96" w:author="运佳 张" w:date="2025-12-24T11:46:00Z" w16du:dateUtc="2025-12-24T03:46:00Z"/>
          <w:rFonts w:hint="eastAsia"/>
          <w:szCs w:val="21"/>
        </w:rPr>
      </w:pPr>
    </w:p>
    <w:p w14:paraId="299B8C69" w14:textId="77777777" w:rsidR="00C073E4" w:rsidRDefault="00C073E4" w:rsidP="00AC43D7">
      <w:pPr>
        <w:jc w:val="left"/>
        <w:rPr>
          <w:ins w:id="97" w:author="运佳 张" w:date="2025-12-24T11:51:00Z" w16du:dateUtc="2025-12-24T03:51:00Z"/>
          <w:szCs w:val="21"/>
        </w:rPr>
      </w:pPr>
    </w:p>
    <w:p w14:paraId="40F33F49" w14:textId="77777777" w:rsidR="00860C72" w:rsidRDefault="00860C72" w:rsidP="00AC43D7">
      <w:pPr>
        <w:jc w:val="left"/>
        <w:rPr>
          <w:ins w:id="98" w:author="运佳 张" w:date="2025-12-24T11:51:00Z" w16du:dateUtc="2025-12-24T03:51:00Z"/>
          <w:szCs w:val="21"/>
        </w:rPr>
      </w:pPr>
    </w:p>
    <w:p w14:paraId="1F3F9427" w14:textId="77777777" w:rsidR="00860C72" w:rsidRDefault="00860C72" w:rsidP="00AC43D7">
      <w:pPr>
        <w:jc w:val="left"/>
        <w:rPr>
          <w:ins w:id="99" w:author="运佳 张" w:date="2025-12-24T11:51:00Z" w16du:dateUtc="2025-12-24T03:51:00Z"/>
          <w:szCs w:val="21"/>
        </w:rPr>
      </w:pPr>
    </w:p>
    <w:p w14:paraId="236ACF74" w14:textId="77777777" w:rsidR="00860C72" w:rsidRDefault="00860C72" w:rsidP="00AC43D7">
      <w:pPr>
        <w:jc w:val="left"/>
        <w:rPr>
          <w:ins w:id="100" w:author="运佳 张" w:date="2025-12-24T11:51:00Z" w16du:dateUtc="2025-12-24T03:51:00Z"/>
          <w:szCs w:val="21"/>
        </w:rPr>
      </w:pPr>
    </w:p>
    <w:p w14:paraId="62093E5E" w14:textId="77777777" w:rsidR="00860C72" w:rsidRDefault="00860C72" w:rsidP="00AC43D7">
      <w:pPr>
        <w:jc w:val="left"/>
        <w:rPr>
          <w:ins w:id="101" w:author="运佳 张" w:date="2025-12-24T11:51:00Z" w16du:dateUtc="2025-12-24T03:51:00Z"/>
          <w:szCs w:val="21"/>
        </w:rPr>
      </w:pPr>
    </w:p>
    <w:p w14:paraId="436FD2C9" w14:textId="77777777" w:rsidR="00860C72" w:rsidRDefault="00860C72" w:rsidP="00AC43D7">
      <w:pPr>
        <w:jc w:val="left"/>
        <w:rPr>
          <w:ins w:id="102" w:author="运佳 张" w:date="2025-12-24T11:51:00Z" w16du:dateUtc="2025-12-24T03:51:00Z"/>
          <w:szCs w:val="21"/>
        </w:rPr>
      </w:pPr>
    </w:p>
    <w:p w14:paraId="7A3D8AEC" w14:textId="77777777" w:rsidR="00860C72" w:rsidRDefault="00860C72" w:rsidP="00AC43D7">
      <w:pPr>
        <w:jc w:val="left"/>
        <w:rPr>
          <w:ins w:id="103" w:author="运佳 张" w:date="2025-12-24T11:51:00Z" w16du:dateUtc="2025-12-24T03:51:00Z"/>
          <w:szCs w:val="21"/>
        </w:rPr>
      </w:pPr>
    </w:p>
    <w:p w14:paraId="3E659C1B" w14:textId="77777777" w:rsidR="00860C72" w:rsidRDefault="00860C72" w:rsidP="00AC43D7">
      <w:pPr>
        <w:jc w:val="left"/>
        <w:rPr>
          <w:ins w:id="104" w:author="运佳 张" w:date="2025-12-24T11:46:00Z" w16du:dateUtc="2025-12-24T03:46:00Z"/>
          <w:rFonts w:hint="eastAsia"/>
          <w:szCs w:val="21"/>
        </w:rPr>
      </w:pPr>
    </w:p>
    <w:p w14:paraId="6DCFEE63" w14:textId="77777777" w:rsidR="00C073E4" w:rsidRDefault="00C073E4" w:rsidP="00AC43D7">
      <w:pPr>
        <w:jc w:val="left"/>
        <w:rPr>
          <w:rFonts w:hint="eastAsia"/>
          <w:szCs w:val="21"/>
        </w:rPr>
      </w:pPr>
    </w:p>
    <w:p w14:paraId="5C57DEC8" w14:textId="6C6B0E64" w:rsidR="00AC43D7" w:rsidRPr="00AC43D7" w:rsidRDefault="00AC43D7" w:rsidP="00AC43D7">
      <w:pPr>
        <w:jc w:val="left"/>
        <w:rPr>
          <w:rFonts w:hint="eastAsia"/>
          <w:b/>
          <w:bCs/>
          <w:sz w:val="30"/>
          <w:szCs w:val="30"/>
        </w:rPr>
      </w:pPr>
      <w:r w:rsidRPr="00AC43D7">
        <w:rPr>
          <w:b/>
          <w:bCs/>
          <w:sz w:val="30"/>
          <w:szCs w:val="30"/>
        </w:rPr>
        <w:lastRenderedPageBreak/>
        <w:t xml:space="preserve">5. </w:t>
      </w:r>
      <w:commentRangeStart w:id="105"/>
      <w:r w:rsidRPr="00AC43D7">
        <w:rPr>
          <w:b/>
          <w:bCs/>
          <w:sz w:val="30"/>
          <w:szCs w:val="30"/>
        </w:rPr>
        <w:t>主要参考文献</w:t>
      </w:r>
      <w:commentRangeEnd w:id="105"/>
      <w:r w:rsidR="00D51515">
        <w:rPr>
          <w:rStyle w:val="ae"/>
        </w:rPr>
        <w:commentReference w:id="105"/>
      </w:r>
    </w:p>
    <w:p w14:paraId="320A8E27" w14:textId="77777777" w:rsidR="00AC43D7" w:rsidRPr="00AC43D7" w:rsidRDefault="00AC43D7" w:rsidP="00AC43D7">
      <w:pPr>
        <w:jc w:val="left"/>
        <w:rPr>
          <w:rFonts w:hint="eastAsia"/>
          <w:szCs w:val="21"/>
        </w:rPr>
      </w:pPr>
    </w:p>
    <w:p w14:paraId="660525BA" w14:textId="77777777" w:rsidR="006306C7" w:rsidRPr="006306C7" w:rsidRDefault="006306C7" w:rsidP="006306C7">
      <w:pPr>
        <w:jc w:val="left"/>
        <w:rPr>
          <w:ins w:id="106" w:author="运佳 张" w:date="2025-12-24T11:11:00Z" w16du:dateUtc="2025-12-24T03:11:00Z"/>
          <w:rFonts w:ascii="Times New Roman" w:hAnsi="Times New Roman" w:cs="Times New Roman"/>
          <w:szCs w:val="21"/>
        </w:rPr>
      </w:pPr>
      <w:commentRangeStart w:id="107"/>
      <w:ins w:id="108" w:author="运佳 张" w:date="2025-12-24T11:11:00Z" w16du:dateUtc="2025-12-24T03:11:00Z">
        <w:r w:rsidRPr="006306C7">
          <w:rPr>
            <w:rFonts w:ascii="Times New Roman" w:hAnsi="Times New Roman" w:cs="Times New Roman" w:hint="eastAsia"/>
            <w:szCs w:val="21"/>
          </w:rPr>
          <w:t xml:space="preserve">[1] </w:t>
        </w:r>
        <w:proofErr w:type="gramStart"/>
        <w:r w:rsidRPr="006306C7">
          <w:rPr>
            <w:rFonts w:ascii="Times New Roman" w:hAnsi="Times New Roman" w:cs="Times New Roman" w:hint="eastAsia"/>
            <w:szCs w:val="21"/>
          </w:rPr>
          <w:t>金十数据</w:t>
        </w:r>
        <w:proofErr w:type="gramEnd"/>
        <w:r w:rsidRPr="006306C7">
          <w:rPr>
            <w:rFonts w:ascii="Times New Roman" w:hAnsi="Times New Roman" w:cs="Times New Roman" w:hint="eastAsia"/>
            <w:szCs w:val="21"/>
          </w:rPr>
          <w:t xml:space="preserve">. </w:t>
        </w:r>
        <w:proofErr w:type="gramStart"/>
        <w:r w:rsidRPr="006306C7">
          <w:rPr>
            <w:rFonts w:ascii="Times New Roman" w:hAnsi="Times New Roman" w:cs="Times New Roman" w:hint="eastAsia"/>
            <w:szCs w:val="21"/>
          </w:rPr>
          <w:t>金十数据</w:t>
        </w:r>
        <w:proofErr w:type="gramEnd"/>
        <w:r w:rsidRPr="006306C7">
          <w:rPr>
            <w:rFonts w:ascii="Times New Roman" w:hAnsi="Times New Roman" w:cs="Times New Roman" w:hint="eastAsia"/>
            <w:szCs w:val="21"/>
          </w:rPr>
          <w:t>-</w:t>
        </w:r>
        <w:r w:rsidRPr="006306C7">
          <w:rPr>
            <w:rFonts w:ascii="Times New Roman" w:hAnsi="Times New Roman" w:cs="Times New Roman" w:hint="eastAsia"/>
            <w:szCs w:val="21"/>
          </w:rPr>
          <w:t>快讯</w:t>
        </w:r>
        <w:r w:rsidRPr="006306C7">
          <w:rPr>
            <w:rFonts w:ascii="Times New Roman" w:hAnsi="Times New Roman" w:cs="Times New Roman" w:hint="eastAsia"/>
            <w:szCs w:val="21"/>
          </w:rPr>
          <w:t>[EB/OL]. https://www.jin10.com, 2024-12-23</w:t>
        </w:r>
      </w:ins>
    </w:p>
    <w:p w14:paraId="6E853E30" w14:textId="77777777" w:rsidR="006306C7" w:rsidRPr="006306C7" w:rsidRDefault="006306C7" w:rsidP="006306C7">
      <w:pPr>
        <w:jc w:val="left"/>
        <w:rPr>
          <w:ins w:id="109" w:author="运佳 张" w:date="2025-12-24T11:11:00Z" w16du:dateUtc="2025-12-24T03:11:00Z"/>
          <w:rFonts w:ascii="Times New Roman" w:hAnsi="Times New Roman" w:cs="Times New Roman"/>
          <w:szCs w:val="21"/>
        </w:rPr>
      </w:pPr>
      <w:ins w:id="110" w:author="运佳 张" w:date="2025-12-24T11:11:00Z" w16du:dateUtc="2025-12-24T03:11:00Z">
        <w:r w:rsidRPr="006306C7">
          <w:rPr>
            <w:rFonts w:ascii="Times New Roman" w:hAnsi="Times New Roman" w:cs="Times New Roman" w:hint="eastAsia"/>
            <w:szCs w:val="21"/>
          </w:rPr>
          <w:t xml:space="preserve">[2] </w:t>
        </w:r>
        <w:r w:rsidRPr="006306C7">
          <w:rPr>
            <w:rFonts w:ascii="Times New Roman" w:hAnsi="Times New Roman" w:cs="Times New Roman" w:hint="eastAsia"/>
            <w:szCs w:val="21"/>
          </w:rPr>
          <w:t>朱鹤</w:t>
        </w:r>
        <w:r w:rsidRPr="006306C7">
          <w:rPr>
            <w:rFonts w:ascii="Times New Roman" w:hAnsi="Times New Roman" w:cs="Times New Roman" w:hint="eastAsia"/>
            <w:szCs w:val="21"/>
          </w:rPr>
          <w:t xml:space="preserve">, </w:t>
        </w:r>
        <w:r w:rsidRPr="006306C7">
          <w:rPr>
            <w:rFonts w:ascii="Times New Roman" w:hAnsi="Times New Roman" w:cs="Times New Roman" w:hint="eastAsia"/>
            <w:szCs w:val="21"/>
          </w:rPr>
          <w:t>陆小锋</w:t>
        </w:r>
        <w:r w:rsidRPr="006306C7">
          <w:rPr>
            <w:rFonts w:ascii="Times New Roman" w:hAnsi="Times New Roman" w:cs="Times New Roman" w:hint="eastAsia"/>
            <w:szCs w:val="21"/>
          </w:rPr>
          <w:t xml:space="preserve">, </w:t>
        </w:r>
        <w:r w:rsidRPr="006306C7">
          <w:rPr>
            <w:rFonts w:ascii="Times New Roman" w:hAnsi="Times New Roman" w:cs="Times New Roman" w:hint="eastAsia"/>
            <w:szCs w:val="21"/>
          </w:rPr>
          <w:t>薛雷</w:t>
        </w:r>
        <w:r w:rsidRPr="006306C7">
          <w:rPr>
            <w:rFonts w:ascii="Times New Roman" w:hAnsi="Times New Roman" w:cs="Times New Roman" w:hint="eastAsia"/>
            <w:szCs w:val="21"/>
          </w:rPr>
          <w:t xml:space="preserve">. </w:t>
        </w:r>
        <w:r w:rsidRPr="006306C7">
          <w:rPr>
            <w:rFonts w:ascii="Times New Roman" w:hAnsi="Times New Roman" w:cs="Times New Roman" w:hint="eastAsia"/>
            <w:szCs w:val="21"/>
          </w:rPr>
          <w:t>基于</w:t>
        </w:r>
        <w:r w:rsidRPr="006306C7">
          <w:rPr>
            <w:rFonts w:ascii="Times New Roman" w:hAnsi="Times New Roman" w:cs="Times New Roman" w:hint="eastAsia"/>
            <w:szCs w:val="21"/>
          </w:rPr>
          <w:t>BERT</w:t>
        </w:r>
        <w:r w:rsidRPr="006306C7">
          <w:rPr>
            <w:rFonts w:ascii="Times New Roman" w:hAnsi="Times New Roman" w:cs="Times New Roman" w:hint="eastAsia"/>
            <w:szCs w:val="21"/>
          </w:rPr>
          <w:t>的金融文本情感分析模型</w:t>
        </w:r>
        <w:r w:rsidRPr="006306C7">
          <w:rPr>
            <w:rFonts w:ascii="Times New Roman" w:hAnsi="Times New Roman" w:cs="Times New Roman" w:hint="eastAsia"/>
            <w:szCs w:val="21"/>
          </w:rPr>
          <w:t xml:space="preserve">[J]. </w:t>
        </w:r>
        <w:r w:rsidRPr="006306C7">
          <w:rPr>
            <w:rFonts w:ascii="Times New Roman" w:hAnsi="Times New Roman" w:cs="Times New Roman" w:hint="eastAsia"/>
            <w:szCs w:val="21"/>
          </w:rPr>
          <w:t>上海大学学报</w:t>
        </w:r>
        <w:r w:rsidRPr="006306C7">
          <w:rPr>
            <w:rFonts w:ascii="Times New Roman" w:hAnsi="Times New Roman" w:cs="Times New Roman" w:hint="eastAsia"/>
            <w:szCs w:val="21"/>
          </w:rPr>
          <w:t>(</w:t>
        </w:r>
        <w:r w:rsidRPr="006306C7">
          <w:rPr>
            <w:rFonts w:ascii="Times New Roman" w:hAnsi="Times New Roman" w:cs="Times New Roman" w:hint="eastAsia"/>
            <w:szCs w:val="21"/>
          </w:rPr>
          <w:t>自然科学版</w:t>
        </w:r>
        <w:r w:rsidRPr="006306C7">
          <w:rPr>
            <w:rFonts w:ascii="Times New Roman" w:hAnsi="Times New Roman" w:cs="Times New Roman" w:hint="eastAsia"/>
            <w:szCs w:val="21"/>
          </w:rPr>
          <w:t>), 2023, 29(1): 118-128</w:t>
        </w:r>
      </w:ins>
    </w:p>
    <w:p w14:paraId="08AFADAE" w14:textId="77777777" w:rsidR="006306C7" w:rsidRPr="006306C7" w:rsidRDefault="006306C7" w:rsidP="006306C7">
      <w:pPr>
        <w:jc w:val="left"/>
        <w:rPr>
          <w:ins w:id="111" w:author="运佳 张" w:date="2025-12-24T11:11:00Z" w16du:dateUtc="2025-12-24T03:11:00Z"/>
          <w:rFonts w:ascii="Times New Roman" w:hAnsi="Times New Roman" w:cs="Times New Roman"/>
          <w:szCs w:val="21"/>
        </w:rPr>
      </w:pPr>
      <w:ins w:id="112" w:author="运佳 张" w:date="2025-12-24T11:11:00Z" w16du:dateUtc="2025-12-24T03:11:00Z">
        <w:r w:rsidRPr="006306C7">
          <w:rPr>
            <w:rFonts w:ascii="Times New Roman" w:hAnsi="Times New Roman" w:cs="Times New Roman" w:hint="eastAsia"/>
            <w:szCs w:val="21"/>
          </w:rPr>
          <w:t>[3] Loughran T, McDonald B. When Is a Liability Not a Liability? Textual Analysis, Dictionaries, and 10-Ks[J]. The Journal of Finance, 2011, 66(1): 35-65</w:t>
        </w:r>
      </w:ins>
    </w:p>
    <w:p w14:paraId="4F2C8CEC" w14:textId="66FDE582" w:rsidR="006306C7" w:rsidRDefault="006306C7" w:rsidP="006306C7">
      <w:pPr>
        <w:jc w:val="left"/>
        <w:rPr>
          <w:ins w:id="113" w:author="运佳 张" w:date="2025-12-24T11:13:00Z" w16du:dateUtc="2025-12-24T03:13:00Z"/>
          <w:rFonts w:ascii="Times New Roman" w:hAnsi="Times New Roman" w:cs="Times New Roman"/>
          <w:szCs w:val="21"/>
        </w:rPr>
      </w:pPr>
      <w:ins w:id="114" w:author="运佳 张" w:date="2025-12-24T11:11:00Z" w16du:dateUtc="2025-12-24T03:11:00Z">
        <w:r w:rsidRPr="006306C7">
          <w:rPr>
            <w:rFonts w:ascii="Times New Roman" w:hAnsi="Times New Roman" w:cs="Times New Roman" w:hint="eastAsia"/>
            <w:szCs w:val="21"/>
          </w:rPr>
          <w:t>[</w:t>
        </w:r>
      </w:ins>
      <w:ins w:id="115" w:author="运佳 张" w:date="2025-12-24T11:13:00Z" w16du:dateUtc="2025-12-24T03:13:00Z">
        <w:r>
          <w:rPr>
            <w:rFonts w:ascii="Times New Roman" w:hAnsi="Times New Roman" w:cs="Times New Roman" w:hint="eastAsia"/>
            <w:szCs w:val="21"/>
          </w:rPr>
          <w:t>4</w:t>
        </w:r>
      </w:ins>
      <w:ins w:id="116" w:author="运佳 张" w:date="2025-12-24T11:11:00Z" w16du:dateUtc="2025-12-24T03:11:00Z">
        <w:r w:rsidRPr="006306C7">
          <w:rPr>
            <w:rFonts w:ascii="Times New Roman" w:hAnsi="Times New Roman" w:cs="Times New Roman" w:hint="eastAsia"/>
            <w:szCs w:val="21"/>
          </w:rPr>
          <w:t xml:space="preserve">] Araci D. </w:t>
        </w:r>
        <w:proofErr w:type="spellStart"/>
        <w:r w:rsidRPr="006306C7">
          <w:rPr>
            <w:rFonts w:ascii="Times New Roman" w:hAnsi="Times New Roman" w:cs="Times New Roman" w:hint="eastAsia"/>
            <w:szCs w:val="21"/>
          </w:rPr>
          <w:t>FinBERT</w:t>
        </w:r>
        <w:proofErr w:type="spellEnd"/>
        <w:r w:rsidRPr="006306C7">
          <w:rPr>
            <w:rFonts w:ascii="Times New Roman" w:hAnsi="Times New Roman" w:cs="Times New Roman" w:hint="eastAsia"/>
            <w:szCs w:val="21"/>
          </w:rPr>
          <w:t xml:space="preserve">: Financial Sentiment Analysis with Pre-trained Language Models[R]. </w:t>
        </w:r>
        <w:proofErr w:type="spellStart"/>
        <w:r w:rsidRPr="006306C7">
          <w:rPr>
            <w:rFonts w:ascii="Times New Roman" w:hAnsi="Times New Roman" w:cs="Times New Roman" w:hint="eastAsia"/>
            <w:szCs w:val="21"/>
          </w:rPr>
          <w:t>arXiv</w:t>
        </w:r>
        <w:proofErr w:type="spellEnd"/>
        <w:r w:rsidRPr="006306C7">
          <w:rPr>
            <w:rFonts w:ascii="Times New Roman" w:hAnsi="Times New Roman" w:cs="Times New Roman" w:hint="eastAsia"/>
            <w:szCs w:val="21"/>
          </w:rPr>
          <w:t xml:space="preserve"> preprint arXiv:1908.10063, 2019</w:t>
        </w:r>
      </w:ins>
    </w:p>
    <w:p w14:paraId="052379B7" w14:textId="40B19389" w:rsidR="006306C7" w:rsidRDefault="006306C7" w:rsidP="006306C7">
      <w:pPr>
        <w:jc w:val="left"/>
        <w:rPr>
          <w:ins w:id="117" w:author="运佳 张" w:date="2025-12-24T11:15:00Z" w16du:dateUtc="2025-12-24T03:15:00Z"/>
          <w:rFonts w:ascii="Times New Roman" w:hAnsi="Times New Roman" w:cs="Times New Roman"/>
          <w:szCs w:val="21"/>
        </w:rPr>
      </w:pPr>
      <w:ins w:id="118" w:author="运佳 张" w:date="2025-12-24T11:13:00Z" w16du:dateUtc="2025-12-24T03:13:00Z">
        <w:r w:rsidRPr="006306C7">
          <w:rPr>
            <w:rFonts w:ascii="Times New Roman" w:hAnsi="Times New Roman" w:cs="Times New Roman" w:hint="eastAsia"/>
            <w:szCs w:val="21"/>
          </w:rPr>
          <w:t>[</w:t>
        </w:r>
        <w:r>
          <w:rPr>
            <w:rFonts w:ascii="Times New Roman" w:hAnsi="Times New Roman" w:cs="Times New Roman" w:hint="eastAsia"/>
            <w:szCs w:val="21"/>
          </w:rPr>
          <w:t>5</w:t>
        </w:r>
        <w:r w:rsidRPr="006306C7">
          <w:rPr>
            <w:rFonts w:ascii="Times New Roman" w:hAnsi="Times New Roman" w:cs="Times New Roman" w:hint="eastAsia"/>
            <w:szCs w:val="21"/>
          </w:rPr>
          <w:t xml:space="preserve">] Wu S, </w:t>
        </w:r>
        <w:proofErr w:type="spellStart"/>
        <w:r w:rsidRPr="006306C7">
          <w:rPr>
            <w:rFonts w:ascii="Times New Roman" w:hAnsi="Times New Roman" w:cs="Times New Roman" w:hint="eastAsia"/>
            <w:szCs w:val="21"/>
          </w:rPr>
          <w:t>Irsoy</w:t>
        </w:r>
        <w:proofErr w:type="spellEnd"/>
        <w:r w:rsidRPr="006306C7">
          <w:rPr>
            <w:rFonts w:ascii="Times New Roman" w:hAnsi="Times New Roman" w:cs="Times New Roman" w:hint="eastAsia"/>
            <w:szCs w:val="21"/>
          </w:rPr>
          <w:t xml:space="preserve"> O, Lu S, et al. </w:t>
        </w:r>
        <w:proofErr w:type="spellStart"/>
        <w:r w:rsidRPr="006306C7">
          <w:rPr>
            <w:rFonts w:ascii="Times New Roman" w:hAnsi="Times New Roman" w:cs="Times New Roman" w:hint="eastAsia"/>
            <w:szCs w:val="21"/>
          </w:rPr>
          <w:t>BloombergGPT</w:t>
        </w:r>
        <w:proofErr w:type="spellEnd"/>
        <w:r w:rsidRPr="006306C7">
          <w:rPr>
            <w:rFonts w:ascii="Times New Roman" w:hAnsi="Times New Roman" w:cs="Times New Roman" w:hint="eastAsia"/>
            <w:szCs w:val="21"/>
          </w:rPr>
          <w:t xml:space="preserve">: A Large Language Model for Finance[R]. </w:t>
        </w:r>
        <w:proofErr w:type="spellStart"/>
        <w:r w:rsidRPr="006306C7">
          <w:rPr>
            <w:rFonts w:ascii="Times New Roman" w:hAnsi="Times New Roman" w:cs="Times New Roman" w:hint="eastAsia"/>
            <w:szCs w:val="21"/>
          </w:rPr>
          <w:t>arXiv</w:t>
        </w:r>
        <w:proofErr w:type="spellEnd"/>
        <w:r w:rsidRPr="006306C7">
          <w:rPr>
            <w:rFonts w:ascii="Times New Roman" w:hAnsi="Times New Roman" w:cs="Times New Roman" w:hint="eastAsia"/>
            <w:szCs w:val="21"/>
          </w:rPr>
          <w:t xml:space="preserve"> preprint arXiv:2303.17564, 2023</w:t>
        </w:r>
      </w:ins>
    </w:p>
    <w:p w14:paraId="362E90A2" w14:textId="07F4E136" w:rsidR="006306C7" w:rsidRPr="006306C7" w:rsidRDefault="006306C7" w:rsidP="006306C7">
      <w:pPr>
        <w:jc w:val="left"/>
        <w:rPr>
          <w:ins w:id="119" w:author="运佳 张" w:date="2025-12-24T11:13:00Z" w16du:dateUtc="2025-12-24T03:13:00Z"/>
          <w:rFonts w:ascii="Times New Roman" w:hAnsi="Times New Roman" w:cs="Times New Roman"/>
          <w:szCs w:val="21"/>
        </w:rPr>
      </w:pPr>
      <w:ins w:id="120" w:author="运佳 张" w:date="2025-12-24T11:15:00Z" w16du:dateUtc="2025-12-24T03:15:00Z">
        <w:r w:rsidRPr="006306C7">
          <w:rPr>
            <w:rFonts w:ascii="Times New Roman" w:hAnsi="Times New Roman" w:cs="Times New Roman" w:hint="eastAsia"/>
            <w:szCs w:val="21"/>
          </w:rPr>
          <w:t>[</w:t>
        </w:r>
        <w:r>
          <w:rPr>
            <w:rFonts w:ascii="Times New Roman" w:hAnsi="Times New Roman" w:cs="Times New Roman" w:hint="eastAsia"/>
            <w:szCs w:val="21"/>
          </w:rPr>
          <w:t>6</w:t>
        </w:r>
        <w:r w:rsidRPr="006306C7">
          <w:rPr>
            <w:rFonts w:ascii="Times New Roman" w:hAnsi="Times New Roman" w:cs="Times New Roman" w:hint="eastAsia"/>
            <w:szCs w:val="21"/>
          </w:rPr>
          <w:t xml:space="preserve">] Lewis P, Perez E, </w:t>
        </w:r>
        <w:proofErr w:type="spellStart"/>
        <w:r w:rsidRPr="006306C7">
          <w:rPr>
            <w:rFonts w:ascii="Times New Roman" w:hAnsi="Times New Roman" w:cs="Times New Roman" w:hint="eastAsia"/>
            <w:szCs w:val="21"/>
          </w:rPr>
          <w:t>Piktus</w:t>
        </w:r>
        <w:proofErr w:type="spellEnd"/>
        <w:r w:rsidRPr="006306C7">
          <w:rPr>
            <w:rFonts w:ascii="Times New Roman" w:hAnsi="Times New Roman" w:cs="Times New Roman" w:hint="eastAsia"/>
            <w:szCs w:val="21"/>
          </w:rPr>
          <w:t xml:space="preserve"> A, et al. Retrieval-Augmented Generation for Knowledge-Intensive NLP Tasks[A]. In Advances in Neural Information Processing Systems[C]. Curran Associates, Inc., 2020: 9459-9474</w:t>
        </w:r>
      </w:ins>
    </w:p>
    <w:p w14:paraId="76ABE0BA" w14:textId="399DD923" w:rsidR="006306C7" w:rsidRPr="006306C7" w:rsidRDefault="006306C7" w:rsidP="006306C7">
      <w:pPr>
        <w:jc w:val="left"/>
        <w:rPr>
          <w:ins w:id="121" w:author="运佳 张" w:date="2025-12-24T11:11:00Z" w16du:dateUtc="2025-12-24T03:11:00Z"/>
          <w:rFonts w:ascii="Times New Roman" w:hAnsi="Times New Roman" w:cs="Times New Roman"/>
          <w:szCs w:val="21"/>
        </w:rPr>
      </w:pPr>
      <w:ins w:id="122" w:author="运佳 张" w:date="2025-12-24T11:13:00Z" w16du:dateUtc="2025-12-24T03:13:00Z">
        <w:r w:rsidRPr="006306C7">
          <w:rPr>
            <w:rFonts w:ascii="Times New Roman" w:hAnsi="Times New Roman" w:cs="Times New Roman" w:hint="eastAsia"/>
            <w:szCs w:val="21"/>
          </w:rPr>
          <w:t>[</w:t>
        </w:r>
      </w:ins>
      <w:ins w:id="123" w:author="运佳 张" w:date="2025-12-24T11:15:00Z" w16du:dateUtc="2025-12-24T03:15:00Z">
        <w:r>
          <w:rPr>
            <w:rFonts w:ascii="Times New Roman" w:hAnsi="Times New Roman" w:cs="Times New Roman" w:hint="eastAsia"/>
            <w:szCs w:val="21"/>
          </w:rPr>
          <w:t>7</w:t>
        </w:r>
      </w:ins>
      <w:ins w:id="124" w:author="运佳 张" w:date="2025-12-24T11:13:00Z" w16du:dateUtc="2025-12-24T03:13:00Z">
        <w:r w:rsidRPr="006306C7">
          <w:rPr>
            <w:rFonts w:ascii="Times New Roman" w:hAnsi="Times New Roman" w:cs="Times New Roman" w:hint="eastAsia"/>
            <w:szCs w:val="21"/>
          </w:rPr>
          <w:t>] Devlin J, Chang M.W, Lee K, et al. BERT: Pre-training of Deep Bidirectional Transformers for Language Understanding[A]. In Proceedings of NAACL-HLT 2019[C]. Minneapolis: Association for Computational Linguistics, 2019: 4171-4186</w:t>
        </w:r>
      </w:ins>
    </w:p>
    <w:p w14:paraId="587E5403" w14:textId="77777777" w:rsidR="006306C7" w:rsidRPr="006306C7" w:rsidRDefault="006306C7" w:rsidP="006306C7">
      <w:pPr>
        <w:jc w:val="left"/>
        <w:rPr>
          <w:ins w:id="125" w:author="运佳 张" w:date="2025-12-24T11:11:00Z" w16du:dateUtc="2025-12-24T03:11:00Z"/>
          <w:rFonts w:ascii="Times New Roman" w:hAnsi="Times New Roman" w:cs="Times New Roman"/>
          <w:szCs w:val="21"/>
        </w:rPr>
      </w:pPr>
      <w:ins w:id="126" w:author="运佳 张" w:date="2025-12-24T11:11:00Z" w16du:dateUtc="2025-12-24T03:11:00Z">
        <w:r w:rsidRPr="006306C7">
          <w:rPr>
            <w:rFonts w:ascii="Times New Roman" w:hAnsi="Times New Roman" w:cs="Times New Roman" w:hint="eastAsia"/>
            <w:szCs w:val="21"/>
          </w:rPr>
          <w:t xml:space="preserve">[8] </w:t>
        </w:r>
        <w:proofErr w:type="gramStart"/>
        <w:r w:rsidRPr="006306C7">
          <w:rPr>
            <w:rFonts w:ascii="Times New Roman" w:hAnsi="Times New Roman" w:cs="Times New Roman" w:hint="eastAsia"/>
            <w:szCs w:val="21"/>
          </w:rPr>
          <w:t>黄秋松</w:t>
        </w:r>
        <w:proofErr w:type="gramEnd"/>
        <w:r w:rsidRPr="006306C7">
          <w:rPr>
            <w:rFonts w:ascii="Times New Roman" w:hAnsi="Times New Roman" w:cs="Times New Roman" w:hint="eastAsia"/>
            <w:szCs w:val="21"/>
          </w:rPr>
          <w:t xml:space="preserve">, </w:t>
        </w:r>
        <w:r w:rsidRPr="006306C7">
          <w:rPr>
            <w:rFonts w:ascii="Times New Roman" w:hAnsi="Times New Roman" w:cs="Times New Roman" w:hint="eastAsia"/>
            <w:szCs w:val="21"/>
          </w:rPr>
          <w:t>贾庆</w:t>
        </w:r>
        <w:r w:rsidRPr="006306C7">
          <w:rPr>
            <w:rFonts w:ascii="Times New Roman" w:hAnsi="Times New Roman" w:cs="Times New Roman" w:hint="eastAsia"/>
            <w:szCs w:val="21"/>
          </w:rPr>
          <w:t xml:space="preserve">, </w:t>
        </w:r>
        <w:proofErr w:type="gramStart"/>
        <w:r w:rsidRPr="006306C7">
          <w:rPr>
            <w:rFonts w:ascii="Times New Roman" w:hAnsi="Times New Roman" w:cs="Times New Roman" w:hint="eastAsia"/>
            <w:szCs w:val="21"/>
          </w:rPr>
          <w:t>姜久春</w:t>
        </w:r>
        <w:proofErr w:type="gramEnd"/>
        <w:r w:rsidRPr="006306C7">
          <w:rPr>
            <w:rFonts w:ascii="Times New Roman" w:hAnsi="Times New Roman" w:cs="Times New Roman" w:hint="eastAsia"/>
            <w:szCs w:val="21"/>
          </w:rPr>
          <w:t xml:space="preserve">, </w:t>
        </w:r>
        <w:r w:rsidRPr="006306C7">
          <w:rPr>
            <w:rFonts w:ascii="Times New Roman" w:hAnsi="Times New Roman" w:cs="Times New Roman" w:hint="eastAsia"/>
            <w:szCs w:val="21"/>
          </w:rPr>
          <w:t>等</w:t>
        </w:r>
        <w:r w:rsidRPr="006306C7">
          <w:rPr>
            <w:rFonts w:ascii="Times New Roman" w:hAnsi="Times New Roman" w:cs="Times New Roman" w:hint="eastAsia"/>
            <w:szCs w:val="21"/>
          </w:rPr>
          <w:t xml:space="preserve">. </w:t>
        </w:r>
        <w:r w:rsidRPr="006306C7">
          <w:rPr>
            <w:rFonts w:ascii="Times New Roman" w:hAnsi="Times New Roman" w:cs="Times New Roman" w:hint="eastAsia"/>
            <w:szCs w:val="21"/>
          </w:rPr>
          <w:t>基于深度学习的金融舆情分析系统设计与实现</w:t>
        </w:r>
        <w:r w:rsidRPr="006306C7">
          <w:rPr>
            <w:rFonts w:ascii="Times New Roman" w:hAnsi="Times New Roman" w:cs="Times New Roman" w:hint="eastAsia"/>
            <w:szCs w:val="21"/>
          </w:rPr>
          <w:t xml:space="preserve">[J]. </w:t>
        </w:r>
        <w:r w:rsidRPr="006306C7">
          <w:rPr>
            <w:rFonts w:ascii="Times New Roman" w:hAnsi="Times New Roman" w:cs="Times New Roman" w:hint="eastAsia"/>
            <w:szCs w:val="21"/>
          </w:rPr>
          <w:t>计算机工程与设计</w:t>
        </w:r>
        <w:r w:rsidRPr="006306C7">
          <w:rPr>
            <w:rFonts w:ascii="Times New Roman" w:hAnsi="Times New Roman" w:cs="Times New Roman" w:hint="eastAsia"/>
            <w:szCs w:val="21"/>
          </w:rPr>
          <w:t>, 2022, 43(8): 2382-2389</w:t>
        </w:r>
      </w:ins>
    </w:p>
    <w:p w14:paraId="0169E889" w14:textId="77777777" w:rsidR="006306C7" w:rsidRPr="006306C7" w:rsidRDefault="006306C7" w:rsidP="006306C7">
      <w:pPr>
        <w:jc w:val="left"/>
        <w:rPr>
          <w:ins w:id="127" w:author="运佳 张" w:date="2025-12-24T11:11:00Z" w16du:dateUtc="2025-12-24T03:11:00Z"/>
          <w:rFonts w:ascii="Times New Roman" w:hAnsi="Times New Roman" w:cs="Times New Roman"/>
          <w:szCs w:val="21"/>
        </w:rPr>
      </w:pPr>
      <w:ins w:id="128" w:author="运佳 张" w:date="2025-12-24T11:11:00Z" w16du:dateUtc="2025-12-24T03:11:00Z">
        <w:r w:rsidRPr="006306C7">
          <w:rPr>
            <w:rFonts w:ascii="Times New Roman" w:hAnsi="Times New Roman" w:cs="Times New Roman" w:hint="eastAsia"/>
            <w:szCs w:val="21"/>
          </w:rPr>
          <w:t xml:space="preserve">[9] </w:t>
        </w:r>
        <w:r w:rsidRPr="006306C7">
          <w:rPr>
            <w:rFonts w:ascii="Times New Roman" w:hAnsi="Times New Roman" w:cs="Times New Roman" w:hint="eastAsia"/>
            <w:szCs w:val="21"/>
          </w:rPr>
          <w:t>刘思琴</w:t>
        </w:r>
        <w:r w:rsidRPr="006306C7">
          <w:rPr>
            <w:rFonts w:ascii="Times New Roman" w:hAnsi="Times New Roman" w:cs="Times New Roman" w:hint="eastAsia"/>
            <w:szCs w:val="21"/>
          </w:rPr>
          <w:t xml:space="preserve">, </w:t>
        </w:r>
        <w:r w:rsidRPr="006306C7">
          <w:rPr>
            <w:rFonts w:ascii="Times New Roman" w:hAnsi="Times New Roman" w:cs="Times New Roman" w:hint="eastAsia"/>
            <w:szCs w:val="21"/>
          </w:rPr>
          <w:t>冯胥睿瑞</w:t>
        </w:r>
        <w:r w:rsidRPr="006306C7">
          <w:rPr>
            <w:rFonts w:ascii="Times New Roman" w:hAnsi="Times New Roman" w:cs="Times New Roman" w:hint="eastAsia"/>
            <w:szCs w:val="21"/>
          </w:rPr>
          <w:t xml:space="preserve">. </w:t>
        </w:r>
        <w:r w:rsidRPr="006306C7">
          <w:rPr>
            <w:rFonts w:ascii="Times New Roman" w:hAnsi="Times New Roman" w:cs="Times New Roman" w:hint="eastAsia"/>
            <w:szCs w:val="21"/>
          </w:rPr>
          <w:t>基于</w:t>
        </w:r>
        <w:r w:rsidRPr="006306C7">
          <w:rPr>
            <w:rFonts w:ascii="Times New Roman" w:hAnsi="Times New Roman" w:cs="Times New Roman" w:hint="eastAsia"/>
            <w:szCs w:val="21"/>
          </w:rPr>
          <w:t>BERT</w:t>
        </w:r>
        <w:r w:rsidRPr="006306C7">
          <w:rPr>
            <w:rFonts w:ascii="Times New Roman" w:hAnsi="Times New Roman" w:cs="Times New Roman" w:hint="eastAsia"/>
            <w:szCs w:val="21"/>
          </w:rPr>
          <w:t>的文本情感分析</w:t>
        </w:r>
        <w:r w:rsidRPr="006306C7">
          <w:rPr>
            <w:rFonts w:ascii="Times New Roman" w:hAnsi="Times New Roman" w:cs="Times New Roman" w:hint="eastAsia"/>
            <w:szCs w:val="21"/>
          </w:rPr>
          <w:t xml:space="preserve">[J]. </w:t>
        </w:r>
        <w:r w:rsidRPr="006306C7">
          <w:rPr>
            <w:rFonts w:ascii="Times New Roman" w:hAnsi="Times New Roman" w:cs="Times New Roman" w:hint="eastAsia"/>
            <w:szCs w:val="21"/>
          </w:rPr>
          <w:t>信息安全研究</w:t>
        </w:r>
        <w:r w:rsidRPr="006306C7">
          <w:rPr>
            <w:rFonts w:ascii="Times New Roman" w:hAnsi="Times New Roman" w:cs="Times New Roman" w:hint="eastAsia"/>
            <w:szCs w:val="21"/>
          </w:rPr>
          <w:t>, 2020, 6(3): 220-227</w:t>
        </w:r>
      </w:ins>
    </w:p>
    <w:p w14:paraId="59FC2C6F" w14:textId="777FFD99" w:rsidR="00AC43D7" w:rsidDel="00860C72" w:rsidRDefault="006306C7" w:rsidP="00AC43D7">
      <w:pPr>
        <w:jc w:val="left"/>
        <w:rPr>
          <w:del w:id="129" w:author="运佳 张" w:date="2025-12-24T11:04:00Z" w16du:dateUtc="2025-12-24T03:04:00Z"/>
          <w:rFonts w:ascii="Times New Roman" w:hAnsi="Times New Roman" w:cs="Times New Roman"/>
          <w:szCs w:val="21"/>
        </w:rPr>
      </w:pPr>
      <w:ins w:id="130" w:author="运佳 张" w:date="2025-12-24T11:11:00Z" w16du:dateUtc="2025-12-24T03:11:00Z">
        <w:r w:rsidRPr="006306C7">
          <w:rPr>
            <w:rFonts w:ascii="Times New Roman" w:hAnsi="Times New Roman" w:cs="Times New Roman" w:hint="eastAsia"/>
            <w:szCs w:val="21"/>
          </w:rPr>
          <w:t xml:space="preserve">[10] Vaswani A, </w:t>
        </w:r>
        <w:proofErr w:type="spellStart"/>
        <w:r w:rsidRPr="006306C7">
          <w:rPr>
            <w:rFonts w:ascii="Times New Roman" w:hAnsi="Times New Roman" w:cs="Times New Roman" w:hint="eastAsia"/>
            <w:szCs w:val="21"/>
          </w:rPr>
          <w:t>Shazeer</w:t>
        </w:r>
        <w:proofErr w:type="spellEnd"/>
        <w:r w:rsidRPr="006306C7">
          <w:rPr>
            <w:rFonts w:ascii="Times New Roman" w:hAnsi="Times New Roman" w:cs="Times New Roman" w:hint="eastAsia"/>
            <w:szCs w:val="21"/>
          </w:rPr>
          <w:t xml:space="preserve"> N, Parmar N, et al. Attention is All You Need[A]. In Advances in Neural Information Processing Systems[C]. 2017: 5998-6008</w:t>
        </w:r>
      </w:ins>
      <w:commentRangeEnd w:id="107"/>
      <w:ins w:id="131" w:author="运佳 张" w:date="2025-12-24T11:16:00Z" w16du:dateUtc="2025-12-24T03:16:00Z">
        <w:r>
          <w:rPr>
            <w:rStyle w:val="ae"/>
          </w:rPr>
          <w:commentReference w:id="107"/>
        </w:r>
      </w:ins>
      <w:del w:id="132" w:author="运佳 张" w:date="2025-12-24T11:04:00Z" w16du:dateUtc="2025-12-24T03:04:00Z">
        <w:r w:rsidR="00AC43D7" w:rsidRPr="00AC43D7" w:rsidDel="006C1970">
          <w:rPr>
            <w:rFonts w:ascii="Times New Roman" w:hAnsi="Times New Roman" w:cs="Times New Roman"/>
            <w:szCs w:val="21"/>
          </w:rPr>
          <w:delText>1. Devlin, J., et al. (2018). BERT: Pre-training of Deep Bidirectional Transformers for Language Understanding.</w:delText>
        </w:r>
      </w:del>
    </w:p>
    <w:p w14:paraId="3CD7EDFF" w14:textId="77777777" w:rsidR="00860C72" w:rsidRPr="00AC43D7" w:rsidRDefault="00860C72" w:rsidP="006306C7">
      <w:pPr>
        <w:jc w:val="left"/>
        <w:rPr>
          <w:ins w:id="133" w:author="运佳 张" w:date="2025-12-24T11:51:00Z" w16du:dateUtc="2025-12-24T03:51:00Z"/>
          <w:rFonts w:ascii="Times New Roman" w:hAnsi="Times New Roman" w:cs="Times New Roman"/>
          <w:szCs w:val="21"/>
        </w:rPr>
      </w:pPr>
    </w:p>
    <w:p w14:paraId="3A4175FE" w14:textId="4044F502" w:rsidR="00AC43D7" w:rsidRPr="00AC43D7" w:rsidDel="006C1970" w:rsidRDefault="00AC43D7" w:rsidP="00AC43D7">
      <w:pPr>
        <w:jc w:val="left"/>
        <w:rPr>
          <w:del w:id="134" w:author="运佳 张" w:date="2025-12-24T11:04:00Z" w16du:dateUtc="2025-12-24T03:04:00Z"/>
          <w:rFonts w:ascii="Times New Roman" w:hAnsi="Times New Roman" w:cs="Times New Roman"/>
          <w:szCs w:val="21"/>
        </w:rPr>
      </w:pPr>
      <w:del w:id="135" w:author="运佳 张" w:date="2025-12-24T11:04:00Z" w16du:dateUtc="2025-12-24T03:04:00Z">
        <w:r w:rsidRPr="00AC43D7" w:rsidDel="006C1970">
          <w:rPr>
            <w:rFonts w:ascii="Times New Roman" w:hAnsi="Times New Roman" w:cs="Times New Roman"/>
            <w:szCs w:val="21"/>
          </w:rPr>
          <w:delText>2. Huang, A. H., et al. (2023). FinBERT: A Pre-trained Language Model for Financial NLP.</w:delText>
        </w:r>
      </w:del>
    </w:p>
    <w:p w14:paraId="7C5858AD" w14:textId="0E394457" w:rsidR="00AC43D7" w:rsidRPr="00AC43D7" w:rsidDel="006C1970" w:rsidRDefault="00AC43D7" w:rsidP="00AC43D7">
      <w:pPr>
        <w:jc w:val="left"/>
        <w:rPr>
          <w:del w:id="136" w:author="运佳 张" w:date="2025-12-24T11:04:00Z" w16du:dateUtc="2025-12-24T03:04:00Z"/>
          <w:rFonts w:ascii="Times New Roman" w:hAnsi="Times New Roman" w:cs="Times New Roman"/>
          <w:szCs w:val="21"/>
        </w:rPr>
      </w:pPr>
      <w:del w:id="137" w:author="运佳 张" w:date="2025-12-24T11:04:00Z" w16du:dateUtc="2025-12-24T03:04:00Z">
        <w:r w:rsidRPr="00AC43D7" w:rsidDel="006C1970">
          <w:rPr>
            <w:rFonts w:ascii="Times New Roman" w:hAnsi="Times New Roman" w:cs="Times New Roman"/>
            <w:szCs w:val="21"/>
          </w:rPr>
          <w:delText>3. Lewis, P., et al. (2020). Retrieval-Augmented Generation for Knowledge-Intensive NLP Tasks.</w:delText>
        </w:r>
      </w:del>
    </w:p>
    <w:p w14:paraId="644EE905" w14:textId="74C4573C" w:rsidR="00AC43D7" w:rsidRPr="00AC43D7" w:rsidDel="006C1970" w:rsidRDefault="00AC43D7" w:rsidP="00AC43D7">
      <w:pPr>
        <w:jc w:val="left"/>
        <w:rPr>
          <w:del w:id="138" w:author="运佳 张" w:date="2025-12-24T11:04:00Z" w16du:dateUtc="2025-12-24T03:04:00Z"/>
          <w:rFonts w:ascii="Times New Roman" w:hAnsi="Times New Roman" w:cs="Times New Roman"/>
          <w:szCs w:val="21"/>
        </w:rPr>
      </w:pPr>
      <w:del w:id="139" w:author="运佳 张" w:date="2025-12-24T11:04:00Z" w16du:dateUtc="2025-12-24T03:04:00Z">
        <w:r w:rsidRPr="00AC43D7" w:rsidDel="006C1970">
          <w:rPr>
            <w:rFonts w:ascii="Times New Roman" w:hAnsi="Times New Roman" w:cs="Times New Roman"/>
            <w:szCs w:val="21"/>
          </w:rPr>
          <w:delText>4. Araci, D. (2019). FinBERT: Financial Sentiment Analysis with Pre-trained Language Models.</w:delText>
        </w:r>
      </w:del>
    </w:p>
    <w:p w14:paraId="424E4E8A" w14:textId="41ED7DA4" w:rsidR="00AC43D7" w:rsidRPr="00AC43D7" w:rsidDel="006C1970" w:rsidRDefault="00AC43D7" w:rsidP="00AC43D7">
      <w:pPr>
        <w:jc w:val="left"/>
        <w:rPr>
          <w:del w:id="140" w:author="运佳 张" w:date="2025-12-24T11:04:00Z" w16du:dateUtc="2025-12-24T03:04:00Z"/>
          <w:rFonts w:ascii="Times New Roman" w:hAnsi="Times New Roman" w:cs="Times New Roman"/>
          <w:szCs w:val="21"/>
        </w:rPr>
      </w:pPr>
      <w:del w:id="141" w:author="运佳 张" w:date="2025-12-24T11:04:00Z" w16du:dateUtc="2025-12-24T03:04:00Z">
        <w:r w:rsidRPr="00AC43D7" w:rsidDel="006C1970">
          <w:rPr>
            <w:rFonts w:ascii="Times New Roman" w:hAnsi="Times New Roman" w:cs="Times New Roman"/>
            <w:szCs w:val="21"/>
          </w:rPr>
          <w:delText>5. LangChain Documentation. https://python.langchain.com/</w:delText>
        </w:r>
      </w:del>
    </w:p>
    <w:p w14:paraId="5127E949" w14:textId="77777777" w:rsidR="00AC43D7" w:rsidRPr="00AC43D7" w:rsidRDefault="00AC43D7" w:rsidP="00AC43D7">
      <w:pPr>
        <w:jc w:val="left"/>
        <w:rPr>
          <w:rFonts w:hint="eastAsia"/>
          <w:szCs w:val="21"/>
        </w:rPr>
      </w:pPr>
    </w:p>
    <w:p w14:paraId="032D779B" w14:textId="34D03755" w:rsidR="00AC43D7" w:rsidRPr="00AC43D7" w:rsidRDefault="00AC43D7" w:rsidP="00AC43D7">
      <w:pPr>
        <w:jc w:val="left"/>
        <w:rPr>
          <w:rFonts w:hint="eastAsia"/>
          <w:b/>
          <w:bCs/>
          <w:sz w:val="30"/>
          <w:szCs w:val="30"/>
        </w:rPr>
      </w:pPr>
      <w:r w:rsidRPr="00AC43D7">
        <w:rPr>
          <w:b/>
          <w:bCs/>
          <w:sz w:val="30"/>
          <w:szCs w:val="30"/>
        </w:rPr>
        <w:t>6. 研究详细安排</w:t>
      </w:r>
    </w:p>
    <w:p w14:paraId="02521FDF" w14:textId="77777777" w:rsidR="00AC43D7" w:rsidRPr="00AC43D7" w:rsidRDefault="00AC43D7" w:rsidP="00AC43D7">
      <w:pPr>
        <w:jc w:val="left"/>
        <w:rPr>
          <w:rFonts w:hint="eastAsia"/>
          <w:szCs w:val="21"/>
        </w:rPr>
      </w:pPr>
    </w:p>
    <w:p w14:paraId="239D6816" w14:textId="4D2E18B5" w:rsidR="00AC43D7" w:rsidRPr="00AC43D7" w:rsidRDefault="00AC43D7" w:rsidP="00FB333F">
      <w:pPr>
        <w:spacing w:line="360" w:lineRule="auto"/>
        <w:jc w:val="left"/>
        <w:rPr>
          <w:rFonts w:ascii="宋体" w:eastAsia="宋体" w:hAnsi="宋体" w:hint="eastAsia"/>
          <w:sz w:val="24"/>
          <w:szCs w:val="24"/>
        </w:rPr>
      </w:pPr>
      <w:r w:rsidRPr="00AC43D7">
        <w:rPr>
          <w:rFonts w:ascii="宋体" w:eastAsia="宋体" w:hAnsi="宋体"/>
          <w:sz w:val="24"/>
          <w:szCs w:val="24"/>
        </w:rPr>
        <w:t xml:space="preserve"> 第1-2周：查阅文献，熟悉技术框架，完成开题报告。</w:t>
      </w:r>
    </w:p>
    <w:p w14:paraId="68AED5B3" w14:textId="7C76C080" w:rsidR="00AC43D7" w:rsidRPr="00AC43D7" w:rsidRDefault="00AC43D7" w:rsidP="00FB333F">
      <w:pPr>
        <w:spacing w:line="360" w:lineRule="auto"/>
        <w:jc w:val="left"/>
        <w:rPr>
          <w:rFonts w:ascii="宋体" w:eastAsia="宋体" w:hAnsi="宋体" w:hint="eastAsia"/>
          <w:sz w:val="24"/>
          <w:szCs w:val="24"/>
        </w:rPr>
      </w:pPr>
      <w:r w:rsidRPr="00AC43D7">
        <w:rPr>
          <w:rFonts w:ascii="宋体" w:eastAsia="宋体" w:hAnsi="宋体"/>
          <w:sz w:val="24"/>
          <w:szCs w:val="24"/>
        </w:rPr>
        <w:t xml:space="preserve"> 第3-4周：开发多源爬虫程序，建立本地K线与新闻数据库。</w:t>
      </w:r>
    </w:p>
    <w:p w14:paraId="164911B1" w14:textId="72C3EC27" w:rsidR="00AC43D7" w:rsidRPr="00AC43D7" w:rsidRDefault="00AC43D7" w:rsidP="00FB333F">
      <w:pPr>
        <w:spacing w:line="360" w:lineRule="auto"/>
        <w:jc w:val="left"/>
        <w:rPr>
          <w:rFonts w:ascii="宋体" w:eastAsia="宋体" w:hAnsi="宋体" w:hint="eastAsia"/>
          <w:sz w:val="24"/>
          <w:szCs w:val="24"/>
        </w:rPr>
      </w:pPr>
      <w:r w:rsidRPr="00AC43D7">
        <w:rPr>
          <w:rFonts w:ascii="宋体" w:eastAsia="宋体" w:hAnsi="宋体"/>
          <w:sz w:val="24"/>
          <w:szCs w:val="24"/>
        </w:rPr>
        <w:t xml:space="preserve"> 第5-7周：实现代理标注逻辑，并在云端完成BERT模型的微调与评估。</w:t>
      </w:r>
    </w:p>
    <w:p w14:paraId="0C3868BA" w14:textId="61478588" w:rsidR="00AC43D7" w:rsidRPr="00AC43D7" w:rsidRDefault="00AC43D7" w:rsidP="00FB333F">
      <w:pPr>
        <w:spacing w:line="360" w:lineRule="auto"/>
        <w:jc w:val="left"/>
        <w:rPr>
          <w:rFonts w:ascii="宋体" w:eastAsia="宋体" w:hAnsi="宋体" w:hint="eastAsia"/>
          <w:sz w:val="24"/>
          <w:szCs w:val="24"/>
        </w:rPr>
      </w:pPr>
      <w:r w:rsidRPr="00AC43D7">
        <w:rPr>
          <w:rFonts w:ascii="宋体" w:eastAsia="宋体" w:hAnsi="宋体"/>
          <w:sz w:val="24"/>
          <w:szCs w:val="24"/>
        </w:rPr>
        <w:t xml:space="preserve"> 第8-10周：攻克RAG技术，</w:t>
      </w:r>
      <w:proofErr w:type="gramStart"/>
      <w:r w:rsidRPr="00AC43D7">
        <w:rPr>
          <w:rFonts w:ascii="宋体" w:eastAsia="宋体" w:hAnsi="宋体"/>
          <w:sz w:val="24"/>
          <w:szCs w:val="24"/>
        </w:rPr>
        <w:t>实现财报</w:t>
      </w:r>
      <w:proofErr w:type="gramEnd"/>
      <w:r w:rsidRPr="00AC43D7">
        <w:rPr>
          <w:rFonts w:ascii="宋体" w:eastAsia="宋体" w:hAnsi="宋体"/>
          <w:sz w:val="24"/>
          <w:szCs w:val="24"/>
        </w:rPr>
        <w:t>PDF解析、向量化存储与问答逻辑。</w:t>
      </w:r>
    </w:p>
    <w:p w14:paraId="6B166E9A" w14:textId="0FDAABDE" w:rsidR="00AC43D7" w:rsidRPr="00AC43D7" w:rsidRDefault="00AC43D7" w:rsidP="00FB333F">
      <w:pPr>
        <w:spacing w:line="360" w:lineRule="auto"/>
        <w:jc w:val="left"/>
        <w:rPr>
          <w:rFonts w:ascii="宋体" w:eastAsia="宋体" w:hAnsi="宋体" w:hint="eastAsia"/>
          <w:sz w:val="24"/>
          <w:szCs w:val="24"/>
        </w:rPr>
      </w:pPr>
      <w:r w:rsidRPr="00AC43D7">
        <w:rPr>
          <w:rFonts w:ascii="宋体" w:eastAsia="宋体" w:hAnsi="宋体"/>
          <w:sz w:val="24"/>
          <w:szCs w:val="24"/>
        </w:rPr>
        <w:t xml:space="preserve"> 第11-12周：系统总成，开发可视化交互界面。</w:t>
      </w:r>
    </w:p>
    <w:p w14:paraId="569DEB47" w14:textId="530027FB" w:rsidR="00AC43D7" w:rsidRPr="00AC43D7" w:rsidRDefault="00AC43D7" w:rsidP="00FB333F">
      <w:pPr>
        <w:spacing w:line="360" w:lineRule="auto"/>
        <w:jc w:val="left"/>
        <w:rPr>
          <w:rFonts w:ascii="宋体" w:eastAsia="宋体" w:hAnsi="宋体" w:hint="eastAsia"/>
          <w:sz w:val="24"/>
          <w:szCs w:val="24"/>
        </w:rPr>
      </w:pPr>
      <w:r w:rsidRPr="00AC43D7">
        <w:rPr>
          <w:rFonts w:ascii="宋体" w:eastAsia="宋体" w:hAnsi="宋体"/>
          <w:sz w:val="24"/>
          <w:szCs w:val="24"/>
        </w:rPr>
        <w:t xml:space="preserve"> 第13-14周：撰写毕业论文初稿，</w:t>
      </w:r>
      <w:proofErr w:type="gramStart"/>
      <w:r w:rsidRPr="00AC43D7">
        <w:rPr>
          <w:rFonts w:ascii="宋体" w:eastAsia="宋体" w:hAnsi="宋体"/>
          <w:sz w:val="24"/>
          <w:szCs w:val="24"/>
        </w:rPr>
        <w:t>进行查重与</w:t>
      </w:r>
      <w:proofErr w:type="gramEnd"/>
      <w:r w:rsidRPr="00AC43D7">
        <w:rPr>
          <w:rFonts w:ascii="宋体" w:eastAsia="宋体" w:hAnsi="宋体"/>
          <w:sz w:val="24"/>
          <w:szCs w:val="24"/>
        </w:rPr>
        <w:t>修正。</w:t>
      </w:r>
    </w:p>
    <w:p w14:paraId="0357DAD6" w14:textId="480ABB33" w:rsidR="00AC43D7" w:rsidRPr="00AC43D7" w:rsidRDefault="00AC43D7" w:rsidP="00FB333F">
      <w:pPr>
        <w:spacing w:line="360" w:lineRule="auto"/>
        <w:jc w:val="left"/>
        <w:rPr>
          <w:rFonts w:ascii="宋体" w:eastAsia="宋体" w:hAnsi="宋体" w:hint="eastAsia"/>
          <w:sz w:val="24"/>
          <w:szCs w:val="24"/>
        </w:rPr>
      </w:pPr>
      <w:r w:rsidRPr="00AC43D7">
        <w:rPr>
          <w:rFonts w:ascii="宋体" w:eastAsia="宋体" w:hAnsi="宋体"/>
          <w:sz w:val="24"/>
          <w:szCs w:val="24"/>
        </w:rPr>
        <w:t xml:space="preserve"> 第15-16周：完善系统，准备演示Demo与论文答辩。</w:t>
      </w:r>
    </w:p>
    <w:p w14:paraId="375162C9" w14:textId="77777777" w:rsidR="00AC43D7" w:rsidRPr="00AC43D7" w:rsidRDefault="00AC43D7" w:rsidP="00AC43D7">
      <w:pPr>
        <w:jc w:val="left"/>
        <w:rPr>
          <w:rFonts w:hint="eastAsia"/>
          <w:szCs w:val="21"/>
        </w:rPr>
      </w:pPr>
    </w:p>
    <w:sectPr w:rsidR="00AC43D7" w:rsidRPr="00AC43D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运佳 张" w:date="2025-12-24T10:52:00Z" w:initials="运张">
    <w:p w14:paraId="2A28D69A" w14:textId="2D066213" w:rsidR="00C54B9A" w:rsidRDefault="00C54B9A">
      <w:pPr>
        <w:pStyle w:val="af"/>
        <w:rPr>
          <w:rFonts w:hint="eastAsia"/>
        </w:rPr>
      </w:pPr>
      <w:r>
        <w:rPr>
          <w:rStyle w:val="ae"/>
          <w:rFonts w:hint="eastAsia"/>
        </w:rPr>
        <w:annotationRef/>
      </w:r>
      <w:r>
        <w:rPr>
          <w:rFonts w:hint="eastAsia"/>
        </w:rPr>
        <w:t>已加入引用</w:t>
      </w:r>
    </w:p>
  </w:comment>
  <w:comment w:id="9" w:author="运佳 张" w:date="2025-12-24T10:48:00Z" w:initials="运张">
    <w:p w14:paraId="69F300D1" w14:textId="7741BDE3" w:rsidR="00C54B9A" w:rsidRDefault="00C54B9A">
      <w:pPr>
        <w:pStyle w:val="af"/>
        <w:rPr>
          <w:rFonts w:hint="eastAsia"/>
        </w:rPr>
      </w:pPr>
      <w:r>
        <w:rPr>
          <w:rStyle w:val="ae"/>
          <w:rFonts w:hint="eastAsia"/>
        </w:rPr>
        <w:annotationRef/>
      </w:r>
      <w:r>
        <w:rPr>
          <w:rFonts w:hint="eastAsia"/>
        </w:rPr>
        <w:t>此处已展开说明现有的单一模型处理跨尺度金融文本的局限性</w:t>
      </w:r>
    </w:p>
  </w:comment>
  <w:comment w:id="11" w:author="运佳 张" w:date="2025-12-24T10:54:00Z" w:initials="运张">
    <w:p w14:paraId="537C9E00" w14:textId="296813A0" w:rsidR="00C54B9A" w:rsidRDefault="00C54B9A">
      <w:pPr>
        <w:pStyle w:val="af"/>
        <w:rPr>
          <w:rFonts w:hint="eastAsia"/>
        </w:rPr>
      </w:pPr>
      <w:r>
        <w:rPr>
          <w:rStyle w:val="ae"/>
          <w:rFonts w:hint="eastAsia"/>
        </w:rPr>
        <w:annotationRef/>
      </w:r>
      <w:r>
        <w:rPr>
          <w:rFonts w:hint="eastAsia"/>
        </w:rPr>
        <w:t>此处展开说明单一模型在处理跨尺度金融文本时的局限性</w:t>
      </w:r>
    </w:p>
  </w:comment>
  <w:comment w:id="15" w:author="运佳 张" w:date="2025-12-24T10:51:00Z" w:initials="运张">
    <w:p w14:paraId="254600A2" w14:textId="2E2D0AE7" w:rsidR="00C54B9A" w:rsidRDefault="00C54B9A">
      <w:pPr>
        <w:pStyle w:val="af"/>
        <w:rPr>
          <w:rFonts w:hint="eastAsia"/>
        </w:rPr>
      </w:pPr>
      <w:r>
        <w:rPr>
          <w:rStyle w:val="ae"/>
          <w:rFonts w:hint="eastAsia"/>
        </w:rPr>
        <w:annotationRef/>
      </w:r>
      <w:r>
        <w:rPr>
          <w:rFonts w:hint="eastAsia"/>
        </w:rPr>
        <w:t>已写明在当前背景下开发混合NLP分析系统的急切需求</w:t>
      </w:r>
    </w:p>
  </w:comment>
  <w:comment w:id="22" w:author="Ying Pang" w:date="2025-12-22T20:24:00Z" w:initials="YP">
    <w:p w14:paraId="37DF74AF" w14:textId="33F34C3B" w:rsidR="008E21D7" w:rsidRDefault="008E21D7" w:rsidP="006467CA">
      <w:pPr>
        <w:pStyle w:val="af"/>
        <w:numPr>
          <w:ilvl w:val="0"/>
          <w:numId w:val="4"/>
        </w:numPr>
        <w:rPr>
          <w:rFonts w:hint="eastAsia"/>
        </w:rPr>
      </w:pPr>
      <w:r>
        <w:rPr>
          <w:rStyle w:val="ae"/>
        </w:rPr>
        <w:annotationRef/>
      </w:r>
      <w:r>
        <w:rPr>
          <w:rFonts w:hint="eastAsia"/>
        </w:rPr>
        <w:t>大模型生成的痕迹太重了</w:t>
      </w:r>
      <w:r w:rsidR="00BB69E6">
        <w:rPr>
          <w:rFonts w:hint="eastAsia"/>
        </w:rPr>
        <w:t>，可以用一整段的来描述这一部分</w:t>
      </w:r>
      <w:r w:rsidR="00210813">
        <w:rPr>
          <w:rFonts w:hint="eastAsia"/>
        </w:rPr>
        <w:t>内容。目前来说每一个点提炼的太精简了，像个提纲，不像报告。</w:t>
      </w:r>
    </w:p>
    <w:p w14:paraId="5F2882B3" w14:textId="596C697C" w:rsidR="00B85A34" w:rsidRDefault="006467CA" w:rsidP="006467CA">
      <w:pPr>
        <w:pStyle w:val="af"/>
        <w:numPr>
          <w:ilvl w:val="0"/>
          <w:numId w:val="4"/>
        </w:numPr>
        <w:rPr>
          <w:rFonts w:hint="eastAsia"/>
        </w:rPr>
      </w:pPr>
      <w:r>
        <w:rPr>
          <w:rFonts w:hint="eastAsia"/>
        </w:rPr>
        <w:t>这里的目的是要解释你为什么研究这个课题，</w:t>
      </w:r>
      <w:r w:rsidR="007613ED">
        <w:rPr>
          <w:rFonts w:hint="eastAsia"/>
        </w:rPr>
        <w:t>要说明现有方法的不足，或者现在</w:t>
      </w:r>
      <w:r w:rsidR="00AE2778">
        <w:rPr>
          <w:rFonts w:hint="eastAsia"/>
        </w:rPr>
        <w:t>的背景下，对你要做的事情的急切需求。</w:t>
      </w:r>
    </w:p>
  </w:comment>
  <w:comment w:id="27" w:author="Ying Pang" w:date="2025-12-22T20:39:00Z" w:initials="YP">
    <w:p w14:paraId="1D8139C1" w14:textId="10C650AA" w:rsidR="00CD1114" w:rsidRDefault="00CD1114">
      <w:pPr>
        <w:pStyle w:val="af"/>
        <w:rPr>
          <w:rFonts w:hint="eastAsia"/>
        </w:rPr>
      </w:pPr>
      <w:r>
        <w:rPr>
          <w:rStyle w:val="ae"/>
        </w:rPr>
        <w:annotationRef/>
      </w:r>
      <w:r>
        <w:rPr>
          <w:rFonts w:hint="eastAsia"/>
        </w:rPr>
        <w:t>比如这个数据也可以加入引用</w:t>
      </w:r>
    </w:p>
  </w:comment>
  <w:comment w:id="34" w:author="运佳 张" w:date="2025-12-24T10:56:00Z" w:initials="运张">
    <w:p w14:paraId="16820CF0" w14:textId="2D0FDAFB" w:rsidR="00C54B9A" w:rsidRDefault="00C54B9A">
      <w:pPr>
        <w:pStyle w:val="af"/>
        <w:rPr>
          <w:rFonts w:hint="eastAsia"/>
        </w:rPr>
      </w:pPr>
      <w:r>
        <w:rPr>
          <w:rStyle w:val="ae"/>
          <w:rFonts w:hint="eastAsia"/>
        </w:rPr>
        <w:annotationRef/>
      </w:r>
      <w:r>
        <w:rPr>
          <w:rFonts w:hint="eastAsia"/>
        </w:rPr>
        <w:t>已将局限性展开说明放到研究背景中，并</w:t>
      </w:r>
      <w:r w:rsidR="006C1970">
        <w:rPr>
          <w:rFonts w:hint="eastAsia"/>
        </w:rPr>
        <w:t>对理论意义部分进行了细微修改。</w:t>
      </w:r>
    </w:p>
  </w:comment>
  <w:comment w:id="38" w:author="Ying Pang" w:date="2025-12-22T20:28:00Z" w:initials="YP">
    <w:p w14:paraId="36567619" w14:textId="58A589DA" w:rsidR="00B125FB" w:rsidRDefault="00B125FB">
      <w:pPr>
        <w:pStyle w:val="af"/>
        <w:rPr>
          <w:rFonts w:hint="eastAsia"/>
        </w:rPr>
      </w:pPr>
      <w:r>
        <w:rPr>
          <w:rStyle w:val="ae"/>
        </w:rPr>
        <w:annotationRef/>
      </w:r>
      <w:r>
        <w:rPr>
          <w:rFonts w:hint="eastAsia"/>
        </w:rPr>
        <w:t>比如可以把这个局限性展开讲讲，</w:t>
      </w:r>
      <w:r w:rsidR="00150F47">
        <w:rPr>
          <w:rFonts w:hint="eastAsia"/>
        </w:rPr>
        <w:t>放到前一节的研究背景里面去。</w:t>
      </w:r>
    </w:p>
  </w:comment>
  <w:comment w:id="44" w:author="运佳 张" w:date="2025-12-24T10:58:00Z" w:initials="运张">
    <w:p w14:paraId="6C4A4FF2" w14:textId="2E736FE0" w:rsidR="006C1970" w:rsidRDefault="006C1970">
      <w:pPr>
        <w:pStyle w:val="af"/>
        <w:rPr>
          <w:rFonts w:hint="eastAsia"/>
        </w:rPr>
      </w:pPr>
      <w:r>
        <w:rPr>
          <w:rFonts w:hint="eastAsia"/>
        </w:rPr>
        <w:t>加入了一句</w:t>
      </w:r>
      <w:r>
        <w:rPr>
          <w:rStyle w:val="ae"/>
          <w:rFonts w:hint="eastAsia"/>
        </w:rPr>
        <w:annotationRef/>
      </w:r>
      <w:r>
        <w:rPr>
          <w:rFonts w:hint="eastAsia"/>
        </w:rPr>
        <w:t>前后铺垫的话，使这部分逻辑通顺</w:t>
      </w:r>
    </w:p>
  </w:comment>
  <w:comment w:id="45" w:author="运佳 张" w:date="2025-12-24T11:00:00Z" w:initials="运张">
    <w:p w14:paraId="5CEE3145" w14:textId="3239C1A8" w:rsidR="006C1970" w:rsidRDefault="006C1970">
      <w:pPr>
        <w:pStyle w:val="af"/>
        <w:rPr>
          <w:rFonts w:hint="eastAsia"/>
        </w:rPr>
      </w:pPr>
      <w:r>
        <w:rPr>
          <w:rStyle w:val="ae"/>
          <w:rFonts w:hint="eastAsia"/>
        </w:rPr>
        <w:annotationRef/>
      </w:r>
      <w:r>
        <w:rPr>
          <w:rFonts w:hint="eastAsia"/>
        </w:rPr>
        <w:t>将三点合并</w:t>
      </w:r>
    </w:p>
  </w:comment>
  <w:comment w:id="50" w:author="Ying Pang" w:date="2025-12-22T20:30:00Z" w:initials="YP">
    <w:p w14:paraId="346F4EF0" w14:textId="7ADA94F5" w:rsidR="0055490D" w:rsidRDefault="0055490D">
      <w:pPr>
        <w:pStyle w:val="af"/>
        <w:rPr>
          <w:rFonts w:hint="eastAsia"/>
        </w:rPr>
      </w:pPr>
      <w:r>
        <w:rPr>
          <w:rStyle w:val="ae"/>
        </w:rPr>
        <w:annotationRef/>
      </w:r>
      <w:r>
        <w:rPr>
          <w:rFonts w:hint="eastAsia"/>
        </w:rPr>
        <w:t>报告要在形式上统一</w:t>
      </w:r>
      <w:r w:rsidR="00A72ECA">
        <w:rPr>
          <w:rFonts w:hint="eastAsia"/>
        </w:rPr>
        <w:t>（这里</w:t>
      </w:r>
      <w:r w:rsidR="00D42170">
        <w:rPr>
          <w:rFonts w:hint="eastAsia"/>
        </w:rPr>
        <w:t>指和理论意义这一部分</w:t>
      </w:r>
      <w:r w:rsidR="00A72ECA">
        <w:rPr>
          <w:rFonts w:hint="eastAsia"/>
        </w:rPr>
        <w:t>）</w:t>
      </w:r>
      <w:r>
        <w:rPr>
          <w:rFonts w:hint="eastAsia"/>
        </w:rPr>
        <w:t>，比如把这三点合并，用一段有前后铺垫和逻辑的话表示</w:t>
      </w:r>
      <w:r w:rsidR="00A72ECA">
        <w:rPr>
          <w:rFonts w:hint="eastAsia"/>
        </w:rPr>
        <w:t>。</w:t>
      </w:r>
    </w:p>
  </w:comment>
  <w:comment w:id="58" w:author="Ying Pang" w:date="2025-12-22T20:32:00Z" w:initials="YP">
    <w:p w14:paraId="74598EFB" w14:textId="7D4AB063" w:rsidR="00D42170" w:rsidRDefault="00D42170" w:rsidP="00015FC8">
      <w:pPr>
        <w:pStyle w:val="af"/>
        <w:numPr>
          <w:ilvl w:val="0"/>
          <w:numId w:val="5"/>
        </w:numPr>
        <w:rPr>
          <w:rFonts w:hint="eastAsia"/>
        </w:rPr>
      </w:pPr>
      <w:r>
        <w:rPr>
          <w:rStyle w:val="ae"/>
        </w:rPr>
        <w:annotationRef/>
      </w:r>
      <w:r>
        <w:rPr>
          <w:rFonts w:hint="eastAsia"/>
        </w:rPr>
        <w:t>这里要分成两段，一.国内研究现状 二.国外研究现状</w:t>
      </w:r>
    </w:p>
    <w:p w14:paraId="522DD64E" w14:textId="7E6A19FA" w:rsidR="00CD1114" w:rsidRDefault="00AF7A60" w:rsidP="00CD1114">
      <w:pPr>
        <w:pStyle w:val="af"/>
        <w:numPr>
          <w:ilvl w:val="0"/>
          <w:numId w:val="5"/>
        </w:numPr>
        <w:rPr>
          <w:rFonts w:hint="eastAsia"/>
        </w:rPr>
      </w:pPr>
      <w:r>
        <w:rPr>
          <w:rFonts w:hint="eastAsia"/>
        </w:rPr>
        <w:t>提到的方法要加入引用</w:t>
      </w:r>
      <w:r w:rsidR="00C7452F">
        <w:rPr>
          <w:rFonts w:hint="eastAsia"/>
        </w:rPr>
        <w:t>， 例如‘</w:t>
      </w:r>
      <w:r w:rsidR="00C7452F">
        <w:t>…</w:t>
      </w:r>
      <w:r w:rsidR="00C7452F" w:rsidRPr="00AC43D7">
        <w:rPr>
          <w:rFonts w:ascii="宋体" w:eastAsia="宋体" w:hAnsi="宋体"/>
          <w:sz w:val="24"/>
          <w:szCs w:val="24"/>
        </w:rPr>
        <w:t>近年来，以GPT为代表的大语言模型（LLM）展现出惊人的推理能力</w:t>
      </w:r>
      <w:r w:rsidR="00C7452F" w:rsidRPr="00C7452F">
        <w:rPr>
          <w:rFonts w:ascii="宋体" w:eastAsia="宋体" w:hAnsi="宋体" w:hint="eastAsia"/>
          <w:sz w:val="24"/>
          <w:szCs w:val="24"/>
          <w:vertAlign w:val="superscript"/>
        </w:rPr>
        <w:t>[1</w:t>
      </w:r>
      <w:r w:rsidR="00015FC8">
        <w:rPr>
          <w:rFonts w:ascii="宋体" w:eastAsia="宋体" w:hAnsi="宋体" w:hint="eastAsia"/>
          <w:sz w:val="24"/>
          <w:szCs w:val="24"/>
          <w:vertAlign w:val="superscript"/>
        </w:rPr>
        <w:t>]</w:t>
      </w:r>
      <w:r w:rsidR="00C7452F">
        <w:rPr>
          <w:rFonts w:hint="eastAsia"/>
        </w:rPr>
        <w:t>’</w:t>
      </w:r>
      <w:r w:rsidR="00C7452F">
        <w:t>…</w:t>
      </w:r>
      <w:r w:rsidR="00C7452F">
        <w:rPr>
          <w:rFonts w:hint="eastAsia"/>
        </w:rPr>
        <w:t>.</w:t>
      </w:r>
      <w:r w:rsidR="0076687F">
        <w:rPr>
          <w:rFonts w:hint="eastAsia"/>
        </w:rPr>
        <w:t xml:space="preserve"> </w:t>
      </w:r>
      <w:r w:rsidR="00CD1114">
        <w:rPr>
          <w:rFonts w:hint="eastAsia"/>
        </w:rPr>
        <w:t>引用的序号要跟第五部分主要参考文献对应</w:t>
      </w:r>
    </w:p>
    <w:p w14:paraId="0D3D9745" w14:textId="0712AC93" w:rsidR="00015FC8" w:rsidRPr="00C7452F" w:rsidRDefault="00015FC8" w:rsidP="00015FC8">
      <w:pPr>
        <w:pStyle w:val="af"/>
        <w:numPr>
          <w:ilvl w:val="0"/>
          <w:numId w:val="5"/>
        </w:numPr>
        <w:rPr>
          <w:rFonts w:hint="eastAsia"/>
        </w:rPr>
      </w:pPr>
      <w:r>
        <w:rPr>
          <w:rFonts w:hint="eastAsia"/>
        </w:rPr>
        <w:t>这一部分的内容太少了，</w:t>
      </w:r>
      <w:r w:rsidR="00D76E7E">
        <w:rPr>
          <w:rFonts w:hint="eastAsia"/>
        </w:rPr>
        <w:t>增加这一部分的篇幅</w:t>
      </w:r>
    </w:p>
  </w:comment>
  <w:comment w:id="61" w:author="运佳 张" w:date="2025-12-24T11:03:00Z" w:initials="运张">
    <w:p w14:paraId="1EFA9547" w14:textId="35A8594E" w:rsidR="006C1970" w:rsidRDefault="006C1970">
      <w:pPr>
        <w:pStyle w:val="af"/>
        <w:rPr>
          <w:rFonts w:hint="eastAsia"/>
        </w:rPr>
      </w:pPr>
      <w:r>
        <w:rPr>
          <w:rStyle w:val="ae"/>
          <w:rFonts w:hint="eastAsia"/>
        </w:rPr>
        <w:annotationRef/>
      </w:r>
      <w:r>
        <w:rPr>
          <w:rFonts w:hint="eastAsia"/>
        </w:rPr>
        <w:t>重构了国内外研究现状部分，分为国内和国外两部分说明，并扩充了此部分篇幅</w:t>
      </w:r>
    </w:p>
  </w:comment>
  <w:comment w:id="105" w:author="Ying Pang" w:date="2025-12-22T20:23:00Z" w:initials="YP">
    <w:p w14:paraId="60924C3E" w14:textId="2A25D7DC" w:rsidR="00D51515" w:rsidRDefault="00D51515">
      <w:pPr>
        <w:pStyle w:val="af"/>
        <w:rPr>
          <w:rFonts w:hint="eastAsia"/>
        </w:rPr>
      </w:pPr>
      <w:r>
        <w:rPr>
          <w:rStyle w:val="ae"/>
        </w:rPr>
        <w:annotationRef/>
      </w:r>
      <w:r>
        <w:rPr>
          <w:rFonts w:hint="eastAsia"/>
        </w:rPr>
        <w:t>参考文献格式不对</w:t>
      </w:r>
    </w:p>
  </w:comment>
  <w:comment w:id="107" w:author="运佳 张" w:date="2025-12-24T11:16:00Z" w:initials="运张">
    <w:p w14:paraId="2A338040" w14:textId="09B47E22" w:rsidR="006306C7" w:rsidRDefault="006306C7">
      <w:pPr>
        <w:pStyle w:val="af"/>
        <w:rPr>
          <w:rFonts w:hint="eastAsia"/>
        </w:rPr>
      </w:pPr>
      <w:r>
        <w:rPr>
          <w:rStyle w:val="ae"/>
          <w:rFonts w:hint="eastAsia"/>
        </w:rPr>
        <w:annotationRef/>
      </w:r>
      <w:r>
        <w:rPr>
          <w:rFonts w:hint="eastAsia"/>
        </w:rPr>
        <w:t>已按格式要求修改参考文献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28D69A" w15:done="0"/>
  <w15:commentEx w15:paraId="69F300D1" w15:done="0"/>
  <w15:commentEx w15:paraId="537C9E00" w15:done="0"/>
  <w15:commentEx w15:paraId="254600A2" w15:done="0"/>
  <w15:commentEx w15:paraId="5F2882B3" w15:done="1"/>
  <w15:commentEx w15:paraId="1D8139C1" w15:done="1"/>
  <w15:commentEx w15:paraId="16820CF0" w15:done="0"/>
  <w15:commentEx w15:paraId="36567619" w15:done="1"/>
  <w15:commentEx w15:paraId="6C4A4FF2" w15:done="0"/>
  <w15:commentEx w15:paraId="5CEE3145" w15:done="0"/>
  <w15:commentEx w15:paraId="346F4EF0" w15:done="1"/>
  <w15:commentEx w15:paraId="0D3D9745" w15:done="1"/>
  <w15:commentEx w15:paraId="1EFA9547" w15:done="0"/>
  <w15:commentEx w15:paraId="60924C3E" w15:done="1"/>
  <w15:commentEx w15:paraId="2A3380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A2092A" w16cex:dateUtc="2025-12-24T02:52:00Z"/>
  <w16cex:commentExtensible w16cex:durableId="1DA3CE82" w16cex:dateUtc="2025-12-24T02:48:00Z"/>
  <w16cex:commentExtensible w16cex:durableId="6E3C8AC0" w16cex:dateUtc="2025-12-24T02:54:00Z"/>
  <w16cex:commentExtensible w16cex:durableId="077AE6A1" w16cex:dateUtc="2025-12-24T02:51:00Z"/>
  <w16cex:commentExtensible w16cex:durableId="0169A885" w16cex:dateUtc="2025-12-22T12:24:00Z"/>
  <w16cex:commentExtensible w16cex:durableId="29100E76" w16cex:dateUtc="2025-12-22T12:39:00Z"/>
  <w16cex:commentExtensible w16cex:durableId="2A0872CD" w16cex:dateUtc="2025-12-24T02:56:00Z"/>
  <w16cex:commentExtensible w16cex:durableId="57B1B683" w16cex:dateUtc="2025-12-22T12:28:00Z"/>
  <w16cex:commentExtensible w16cex:durableId="22A682D3" w16cex:dateUtc="2025-12-24T02:58:00Z"/>
  <w16cex:commentExtensible w16cex:durableId="2E43FECC" w16cex:dateUtc="2025-12-24T03:00:00Z"/>
  <w16cex:commentExtensible w16cex:durableId="5CCE6379" w16cex:dateUtc="2025-12-22T12:30:00Z"/>
  <w16cex:commentExtensible w16cex:durableId="54166552" w16cex:dateUtc="2025-12-22T12:32:00Z"/>
  <w16cex:commentExtensible w16cex:durableId="484F4A53" w16cex:dateUtc="2025-12-24T03:03:00Z"/>
  <w16cex:commentExtensible w16cex:durableId="0C0C99FA" w16cex:dateUtc="2025-12-22T12:23:00Z"/>
  <w16cex:commentExtensible w16cex:durableId="17B451CD" w16cex:dateUtc="2025-12-24T0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28D69A" w16cid:durableId="58A2092A"/>
  <w16cid:commentId w16cid:paraId="69F300D1" w16cid:durableId="1DA3CE82"/>
  <w16cid:commentId w16cid:paraId="537C9E00" w16cid:durableId="6E3C8AC0"/>
  <w16cid:commentId w16cid:paraId="254600A2" w16cid:durableId="077AE6A1"/>
  <w16cid:commentId w16cid:paraId="5F2882B3" w16cid:durableId="0169A885"/>
  <w16cid:commentId w16cid:paraId="1D8139C1" w16cid:durableId="29100E76"/>
  <w16cid:commentId w16cid:paraId="16820CF0" w16cid:durableId="2A0872CD"/>
  <w16cid:commentId w16cid:paraId="36567619" w16cid:durableId="57B1B683"/>
  <w16cid:commentId w16cid:paraId="6C4A4FF2" w16cid:durableId="22A682D3"/>
  <w16cid:commentId w16cid:paraId="5CEE3145" w16cid:durableId="2E43FECC"/>
  <w16cid:commentId w16cid:paraId="346F4EF0" w16cid:durableId="5CCE6379"/>
  <w16cid:commentId w16cid:paraId="0D3D9745" w16cid:durableId="54166552"/>
  <w16cid:commentId w16cid:paraId="1EFA9547" w16cid:durableId="484F4A53"/>
  <w16cid:commentId w16cid:paraId="60924C3E" w16cid:durableId="0C0C99FA"/>
  <w16cid:commentId w16cid:paraId="2A338040" w16cid:durableId="17B451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09BA"/>
    <w:multiLevelType w:val="multilevel"/>
    <w:tmpl w:val="B920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44A7B"/>
    <w:multiLevelType w:val="hybridMultilevel"/>
    <w:tmpl w:val="9DE29238"/>
    <w:lvl w:ilvl="0" w:tplc="843A3E84">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64C1EDC"/>
    <w:multiLevelType w:val="hybridMultilevel"/>
    <w:tmpl w:val="31501CB4"/>
    <w:lvl w:ilvl="0" w:tplc="E35259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B251E5B"/>
    <w:multiLevelType w:val="hybridMultilevel"/>
    <w:tmpl w:val="20745F20"/>
    <w:lvl w:ilvl="0" w:tplc="EB6E9A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0A0D56"/>
    <w:multiLevelType w:val="multilevel"/>
    <w:tmpl w:val="8AC8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678334">
    <w:abstractNumId w:val="1"/>
  </w:num>
  <w:num w:numId="2" w16cid:durableId="1829587671">
    <w:abstractNumId w:val="0"/>
  </w:num>
  <w:num w:numId="3" w16cid:durableId="1915358871">
    <w:abstractNumId w:val="4"/>
  </w:num>
  <w:num w:numId="4" w16cid:durableId="1385448641">
    <w:abstractNumId w:val="2"/>
  </w:num>
  <w:num w:numId="5" w16cid:durableId="134362381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运佳 张">
    <w15:presenceInfo w15:providerId="Windows Live" w15:userId="31354a3519f71536"/>
  </w15:person>
  <w15:person w15:author="Ying Pang">
    <w15:presenceInfo w15:providerId="Windows Live" w15:userId="4bc42ad367aa05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3C2"/>
    <w:rsid w:val="00015FC8"/>
    <w:rsid w:val="00077F9E"/>
    <w:rsid w:val="001153C2"/>
    <w:rsid w:val="00150F47"/>
    <w:rsid w:val="001523B8"/>
    <w:rsid w:val="00210813"/>
    <w:rsid w:val="00265346"/>
    <w:rsid w:val="003B08C2"/>
    <w:rsid w:val="00425536"/>
    <w:rsid w:val="004E10E5"/>
    <w:rsid w:val="0055490D"/>
    <w:rsid w:val="005F055A"/>
    <w:rsid w:val="006306C7"/>
    <w:rsid w:val="006467CA"/>
    <w:rsid w:val="006C1970"/>
    <w:rsid w:val="00725A20"/>
    <w:rsid w:val="007613ED"/>
    <w:rsid w:val="0076687F"/>
    <w:rsid w:val="00797A2B"/>
    <w:rsid w:val="00797D4C"/>
    <w:rsid w:val="007D4CDC"/>
    <w:rsid w:val="00860C72"/>
    <w:rsid w:val="00861527"/>
    <w:rsid w:val="008E1168"/>
    <w:rsid w:val="008E21D7"/>
    <w:rsid w:val="00A2340C"/>
    <w:rsid w:val="00A72ECA"/>
    <w:rsid w:val="00AC43D7"/>
    <w:rsid w:val="00AD1DC4"/>
    <w:rsid w:val="00AE2778"/>
    <w:rsid w:val="00AF7A60"/>
    <w:rsid w:val="00B125FB"/>
    <w:rsid w:val="00B47BFD"/>
    <w:rsid w:val="00B85A34"/>
    <w:rsid w:val="00BB69E6"/>
    <w:rsid w:val="00C073E4"/>
    <w:rsid w:val="00C54B9A"/>
    <w:rsid w:val="00C7452F"/>
    <w:rsid w:val="00CD1114"/>
    <w:rsid w:val="00D42170"/>
    <w:rsid w:val="00D51515"/>
    <w:rsid w:val="00D76E7E"/>
    <w:rsid w:val="00E24807"/>
    <w:rsid w:val="00E463A5"/>
    <w:rsid w:val="00E8408D"/>
    <w:rsid w:val="00EB4918"/>
    <w:rsid w:val="00EF40F5"/>
    <w:rsid w:val="00FB333F"/>
    <w:rsid w:val="00FE1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97BB90"/>
  <w15:chartTrackingRefBased/>
  <w15:docId w15:val="{808FE7C1-B7AD-427D-8414-F6097D1E9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153C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153C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153C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153C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153C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153C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153C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53C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153C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53C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153C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153C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153C2"/>
    <w:rPr>
      <w:rFonts w:cstheme="majorBidi"/>
      <w:color w:val="2F5496" w:themeColor="accent1" w:themeShade="BF"/>
      <w:sz w:val="28"/>
      <w:szCs w:val="28"/>
    </w:rPr>
  </w:style>
  <w:style w:type="character" w:customStyle="1" w:styleId="50">
    <w:name w:val="标题 5 字符"/>
    <w:basedOn w:val="a0"/>
    <w:link w:val="5"/>
    <w:uiPriority w:val="9"/>
    <w:semiHidden/>
    <w:rsid w:val="001153C2"/>
    <w:rPr>
      <w:rFonts w:cstheme="majorBidi"/>
      <w:color w:val="2F5496" w:themeColor="accent1" w:themeShade="BF"/>
      <w:sz w:val="24"/>
      <w:szCs w:val="24"/>
    </w:rPr>
  </w:style>
  <w:style w:type="character" w:customStyle="1" w:styleId="60">
    <w:name w:val="标题 6 字符"/>
    <w:basedOn w:val="a0"/>
    <w:link w:val="6"/>
    <w:uiPriority w:val="9"/>
    <w:semiHidden/>
    <w:rsid w:val="001153C2"/>
    <w:rPr>
      <w:rFonts w:cstheme="majorBidi"/>
      <w:b/>
      <w:bCs/>
      <w:color w:val="2F5496" w:themeColor="accent1" w:themeShade="BF"/>
    </w:rPr>
  </w:style>
  <w:style w:type="character" w:customStyle="1" w:styleId="70">
    <w:name w:val="标题 7 字符"/>
    <w:basedOn w:val="a0"/>
    <w:link w:val="7"/>
    <w:uiPriority w:val="9"/>
    <w:semiHidden/>
    <w:rsid w:val="001153C2"/>
    <w:rPr>
      <w:rFonts w:cstheme="majorBidi"/>
      <w:b/>
      <w:bCs/>
      <w:color w:val="595959" w:themeColor="text1" w:themeTint="A6"/>
    </w:rPr>
  </w:style>
  <w:style w:type="character" w:customStyle="1" w:styleId="80">
    <w:name w:val="标题 8 字符"/>
    <w:basedOn w:val="a0"/>
    <w:link w:val="8"/>
    <w:uiPriority w:val="9"/>
    <w:semiHidden/>
    <w:rsid w:val="001153C2"/>
    <w:rPr>
      <w:rFonts w:cstheme="majorBidi"/>
      <w:color w:val="595959" w:themeColor="text1" w:themeTint="A6"/>
    </w:rPr>
  </w:style>
  <w:style w:type="character" w:customStyle="1" w:styleId="90">
    <w:name w:val="标题 9 字符"/>
    <w:basedOn w:val="a0"/>
    <w:link w:val="9"/>
    <w:uiPriority w:val="9"/>
    <w:semiHidden/>
    <w:rsid w:val="001153C2"/>
    <w:rPr>
      <w:rFonts w:eastAsiaTheme="majorEastAsia" w:cstheme="majorBidi"/>
      <w:color w:val="595959" w:themeColor="text1" w:themeTint="A6"/>
    </w:rPr>
  </w:style>
  <w:style w:type="paragraph" w:styleId="a3">
    <w:name w:val="Title"/>
    <w:basedOn w:val="a"/>
    <w:next w:val="a"/>
    <w:link w:val="a4"/>
    <w:uiPriority w:val="10"/>
    <w:qFormat/>
    <w:rsid w:val="001153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53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53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53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53C2"/>
    <w:pPr>
      <w:spacing w:before="160" w:after="160"/>
      <w:jc w:val="center"/>
    </w:pPr>
    <w:rPr>
      <w:i/>
      <w:iCs/>
      <w:color w:val="404040" w:themeColor="text1" w:themeTint="BF"/>
    </w:rPr>
  </w:style>
  <w:style w:type="character" w:customStyle="1" w:styleId="a8">
    <w:name w:val="引用 字符"/>
    <w:basedOn w:val="a0"/>
    <w:link w:val="a7"/>
    <w:uiPriority w:val="29"/>
    <w:rsid w:val="001153C2"/>
    <w:rPr>
      <w:i/>
      <w:iCs/>
      <w:color w:val="404040" w:themeColor="text1" w:themeTint="BF"/>
    </w:rPr>
  </w:style>
  <w:style w:type="paragraph" w:styleId="a9">
    <w:name w:val="List Paragraph"/>
    <w:basedOn w:val="a"/>
    <w:uiPriority w:val="34"/>
    <w:qFormat/>
    <w:rsid w:val="001153C2"/>
    <w:pPr>
      <w:ind w:left="720"/>
      <w:contextualSpacing/>
    </w:pPr>
  </w:style>
  <w:style w:type="character" w:styleId="aa">
    <w:name w:val="Intense Emphasis"/>
    <w:basedOn w:val="a0"/>
    <w:uiPriority w:val="21"/>
    <w:qFormat/>
    <w:rsid w:val="001153C2"/>
    <w:rPr>
      <w:i/>
      <w:iCs/>
      <w:color w:val="2F5496" w:themeColor="accent1" w:themeShade="BF"/>
    </w:rPr>
  </w:style>
  <w:style w:type="paragraph" w:styleId="ab">
    <w:name w:val="Intense Quote"/>
    <w:basedOn w:val="a"/>
    <w:next w:val="a"/>
    <w:link w:val="ac"/>
    <w:uiPriority w:val="30"/>
    <w:qFormat/>
    <w:rsid w:val="001153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153C2"/>
    <w:rPr>
      <w:i/>
      <w:iCs/>
      <w:color w:val="2F5496" w:themeColor="accent1" w:themeShade="BF"/>
    </w:rPr>
  </w:style>
  <w:style w:type="character" w:styleId="ad">
    <w:name w:val="Intense Reference"/>
    <w:basedOn w:val="a0"/>
    <w:uiPriority w:val="32"/>
    <w:qFormat/>
    <w:rsid w:val="001153C2"/>
    <w:rPr>
      <w:b/>
      <w:bCs/>
      <w:smallCaps/>
      <w:color w:val="2F5496" w:themeColor="accent1" w:themeShade="BF"/>
      <w:spacing w:val="5"/>
    </w:rPr>
  </w:style>
  <w:style w:type="character" w:styleId="ae">
    <w:name w:val="annotation reference"/>
    <w:basedOn w:val="a0"/>
    <w:uiPriority w:val="99"/>
    <w:semiHidden/>
    <w:unhideWhenUsed/>
    <w:rsid w:val="00D51515"/>
    <w:rPr>
      <w:sz w:val="21"/>
      <w:szCs w:val="21"/>
    </w:rPr>
  </w:style>
  <w:style w:type="paragraph" w:styleId="af">
    <w:name w:val="annotation text"/>
    <w:basedOn w:val="a"/>
    <w:link w:val="af0"/>
    <w:uiPriority w:val="99"/>
    <w:semiHidden/>
    <w:unhideWhenUsed/>
    <w:rsid w:val="00D51515"/>
    <w:pPr>
      <w:jc w:val="left"/>
    </w:pPr>
  </w:style>
  <w:style w:type="character" w:customStyle="1" w:styleId="af0">
    <w:name w:val="批注文字 字符"/>
    <w:basedOn w:val="a0"/>
    <w:link w:val="af"/>
    <w:uiPriority w:val="99"/>
    <w:semiHidden/>
    <w:rsid w:val="00D51515"/>
  </w:style>
  <w:style w:type="paragraph" w:styleId="af1">
    <w:name w:val="annotation subject"/>
    <w:basedOn w:val="af"/>
    <w:next w:val="af"/>
    <w:link w:val="af2"/>
    <w:uiPriority w:val="99"/>
    <w:semiHidden/>
    <w:unhideWhenUsed/>
    <w:rsid w:val="00D51515"/>
    <w:rPr>
      <w:b/>
      <w:bCs/>
    </w:rPr>
  </w:style>
  <w:style w:type="character" w:customStyle="1" w:styleId="af2">
    <w:name w:val="批注主题 字符"/>
    <w:basedOn w:val="af0"/>
    <w:link w:val="af1"/>
    <w:uiPriority w:val="99"/>
    <w:semiHidden/>
    <w:rsid w:val="00D51515"/>
    <w:rPr>
      <w:b/>
      <w:bCs/>
    </w:rPr>
  </w:style>
  <w:style w:type="paragraph" w:styleId="af3">
    <w:name w:val="Revision"/>
    <w:hidden/>
    <w:uiPriority w:val="99"/>
    <w:semiHidden/>
    <w:rsid w:val="00D51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运佳 张</dc:creator>
  <cp:keywords/>
  <dc:description/>
  <cp:lastModifiedBy>运佳 张</cp:lastModifiedBy>
  <cp:revision>39</cp:revision>
  <dcterms:created xsi:type="dcterms:W3CDTF">2025-12-22T09:31:00Z</dcterms:created>
  <dcterms:modified xsi:type="dcterms:W3CDTF">2025-12-24T03:51:00Z</dcterms:modified>
</cp:coreProperties>
</file>